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812" w:rsidRDefault="002868E0">
      <w:pPr>
        <w:rPr>
          <w:rFonts w:ascii="Arial" w:hAnsi="Arial" w:cs="Arial"/>
          <w:color w:val="FFFFFF"/>
          <w:shd w:val="clear" w:color="auto" w:fill="0066CC"/>
        </w:rPr>
      </w:pPr>
      <w:ins w:id="0" w:author="Денисова Анна Борисовна" w:date="2026-04-07T10:33:00Z">
        <w:r>
          <w:rPr>
            <w:rFonts w:ascii="Arial" w:hAnsi="Arial" w:cs="Arial"/>
            <w:color w:val="FFFFFF"/>
            <w:shd w:val="clear" w:color="auto" w:fill="0066CC"/>
          </w:rPr>
          <w:t xml:space="preserve">1. </w:t>
        </w:r>
      </w:ins>
      <w:r w:rsidR="009128C8">
        <w:rPr>
          <w:rFonts w:ascii="Arial" w:hAnsi="Arial" w:cs="Arial"/>
          <w:color w:val="FFFFFF"/>
          <w:shd w:val="clear" w:color="auto" w:fill="0066CC"/>
        </w:rPr>
        <w:t>Сколько стоит подключение к электросетям?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Стоимость подключения к электросетям рассчитывается в зависимости от запрашиваемой максимальной мощности и категории заявителя.</w:t>
      </w:r>
    </w:p>
    <w:p w:rsidR="009128C8" w:rsidRPr="009128C8" w:rsidRDefault="009128C8" w:rsidP="009128C8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commentRangeStart w:id="1"/>
      <w:r w:rsidRPr="009128C8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1. Подключение ≤ 15</w:t>
      </w:r>
      <w:del w:id="2" w:author="Денисова Анна Борисовна" w:date="2026-04-07T10:24:00Z">
        <w:r w:rsidRPr="009128C8" w:rsidDel="00E9013B">
          <w:rPr>
            <w:rFonts w:ascii="Arial" w:eastAsia="Times New Roman" w:hAnsi="Arial" w:cs="Arial"/>
            <w:b/>
            <w:bCs/>
            <w:color w:val="333333"/>
            <w:sz w:val="26"/>
            <w:szCs w:val="26"/>
            <w:lang w:eastAsia="ru-RU"/>
          </w:rPr>
          <w:delText>0</w:delText>
        </w:r>
      </w:del>
      <w:r w:rsidRPr="009128C8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 кВт</w:t>
      </w:r>
      <w:ins w:id="3" w:author="Денисова Анна Борисовна" w:date="2026-04-07T10:24:00Z">
        <w:r w:rsidR="00E9013B">
          <w:rPr>
            <w:rFonts w:ascii="Arial" w:eastAsia="Times New Roman" w:hAnsi="Arial" w:cs="Arial"/>
            <w:b/>
            <w:bCs/>
            <w:color w:val="333333"/>
            <w:sz w:val="26"/>
            <w:szCs w:val="26"/>
            <w:lang w:eastAsia="ru-RU"/>
          </w:rPr>
          <w:t xml:space="preserve"> для ФЛ по 0,4 кВт 3 категории надежности</w:t>
        </w:r>
      </w:ins>
      <w:ins w:id="4" w:author="Денисова Анна Борисовна" w:date="2026-04-07T10:25:00Z">
        <w:r w:rsidR="00E9013B">
          <w:rPr>
            <w:rFonts w:ascii="Arial" w:eastAsia="Times New Roman" w:hAnsi="Arial" w:cs="Arial"/>
            <w:b/>
            <w:bCs/>
            <w:color w:val="333333"/>
            <w:sz w:val="26"/>
            <w:szCs w:val="26"/>
            <w:lang w:eastAsia="ru-RU"/>
          </w:rPr>
          <w:t xml:space="preserve">, 1 раз в 3 года, расстояние до объектов эл. </w:t>
        </w:r>
        <w:proofErr w:type="spellStart"/>
        <w:r w:rsidR="00E9013B">
          <w:rPr>
            <w:rFonts w:ascii="Arial" w:eastAsia="Times New Roman" w:hAnsi="Arial" w:cs="Arial"/>
            <w:b/>
            <w:bCs/>
            <w:color w:val="333333"/>
            <w:sz w:val="26"/>
            <w:szCs w:val="26"/>
            <w:lang w:eastAsia="ru-RU"/>
          </w:rPr>
          <w:t>сетефого</w:t>
        </w:r>
        <w:proofErr w:type="spellEnd"/>
        <w:r w:rsidR="00E9013B">
          <w:rPr>
            <w:rFonts w:ascii="Arial" w:eastAsia="Times New Roman" w:hAnsi="Arial" w:cs="Arial"/>
            <w:b/>
            <w:bCs/>
            <w:color w:val="333333"/>
            <w:sz w:val="26"/>
            <w:szCs w:val="26"/>
            <w:lang w:eastAsia="ru-RU"/>
          </w:rPr>
          <w:t xml:space="preserve"> хоз-ва</w:t>
        </w:r>
        <w:proofErr w:type="gramStart"/>
        <w:r w:rsidR="00E9013B">
          <w:rPr>
            <w:rFonts w:ascii="Arial" w:eastAsia="Times New Roman" w:hAnsi="Arial" w:cs="Arial"/>
            <w:b/>
            <w:bCs/>
            <w:color w:val="333333"/>
            <w:sz w:val="26"/>
            <w:szCs w:val="26"/>
            <w:lang w:eastAsia="ru-RU"/>
          </w:rPr>
          <w:t xml:space="preserve"> ....</w:t>
        </w:r>
      </w:ins>
      <w:commentRangeEnd w:id="1"/>
      <w:proofErr w:type="gramEnd"/>
      <w:ins w:id="5" w:author="Денисова Анна Борисовна" w:date="2026-04-07T10:26:00Z">
        <w:r w:rsidR="002868E0">
          <w:rPr>
            <w:rStyle w:val="a7"/>
          </w:rPr>
          <w:commentReference w:id="1"/>
        </w:r>
      </w:ins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объектов</w:t>
      </w:r>
      <w:ins w:id="6" w:author="Денисова Анна Борисовна" w:date="2026-04-07T10:25:00Z">
        <w:r w:rsidR="00E9013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 xml:space="preserve"> ФЛ</w:t>
        </w:r>
      </w:ins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 максимальной мощностью до 15</w:t>
      </w:r>
      <w:del w:id="7" w:author="Денисова Анна Борисовна" w:date="2026-04-07T10:25:00Z">
        <w:r w:rsidRPr="009128C8" w:rsidDel="00E9013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0</w:delText>
        </w:r>
      </w:del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кВт применяются льготные тарифные ставки за 1 кВт (с учётом НДС) </w:t>
      </w:r>
      <w:hyperlink r:id="rId6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9128C8" w:rsidRPr="009128C8" w:rsidRDefault="009128C8" w:rsidP="009128C8">
      <w:pPr>
        <w:numPr>
          <w:ilvl w:val="0"/>
          <w:numId w:val="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8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6000 руб./кВт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обычные заявители;</w:t>
      </w:r>
    </w:p>
    <w:p w:rsidR="009128C8" w:rsidRPr="009128C8" w:rsidRDefault="009128C8" w:rsidP="009128C8">
      <w:pPr>
        <w:numPr>
          <w:ilvl w:val="0"/>
          <w:numId w:val="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1198,77 руб./кВт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commentRangeEnd w:id="8"/>
      <w:r w:rsidR="002868E0">
        <w:rPr>
          <w:rStyle w:val="a7"/>
        </w:rPr>
        <w:commentReference w:id="8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– заявители, имеющие право на социальные льготы (при предъявлении подтверждающих документов).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Стоимость определяется по формуле</w:t>
      </w:r>
    </w:p>
    <w:p w:rsidR="009128C8" w:rsidRPr="009128C8" w:rsidRDefault="009128C8" w:rsidP="009128C8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P=R×N,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R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×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,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где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(R) — выбранная тарифная ставка (6000 руб./кВт или 1198,77 руб./кВт),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(N) — запрашиваемая мощность в кВт.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9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Пример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(для мощности (N = 20) кВт обычному заявителю):</w:t>
      </w:r>
    </w:p>
    <w:p w:rsidR="009128C8" w:rsidRPr="009128C8" w:rsidRDefault="009128C8" w:rsidP="009128C8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P=6000×20=120 000 </w:t>
      </w:r>
      <w:proofErr w:type="spellStart"/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руб.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proofErr w:type="spellEnd"/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=6000×20=120000 руб.</w:t>
      </w:r>
      <w:commentRangeEnd w:id="9"/>
      <w:r w:rsidR="002868E0">
        <w:rPr>
          <w:rStyle w:val="a7"/>
        </w:rPr>
        <w:commentReference w:id="9"/>
      </w:r>
    </w:p>
    <w:p w:rsidR="009128C8" w:rsidRPr="009128C8" w:rsidRDefault="009128C8" w:rsidP="009128C8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2. Подключение &gt; 150 кВт и &lt; 670 кВт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0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мощностей от 150 кВт до 670 кВт стоимость рассчитывается на основе стандартизированных тарифных ставок, указанных в приложении к постановлению №508 </w:t>
      </w:r>
      <w:hyperlink r:id="rId7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Основная ставка (C_1) равна</w:t>
      </w:r>
    </w:p>
    <w:p w:rsidR="009128C8" w:rsidRPr="009128C8" w:rsidRDefault="009128C8" w:rsidP="009128C8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C1=13 936,92 руб.(или)14 146,85 руб.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C</w:t>
      </w:r>
      <w:r w:rsidRPr="009128C8">
        <w:rPr>
          <w:rFonts w:ascii="Times New Roman" w:eastAsia="Times New Roman" w:hAnsi="Times New Roman" w:cs="Times New Roman"/>
          <w:color w:val="333333"/>
          <w:sz w:val="18"/>
          <w:szCs w:val="18"/>
          <w:lang w:eastAsia="ru-RU"/>
        </w:rPr>
        <w:t>1</w:t>
      </w:r>
      <w:r w:rsidRPr="009128C8">
        <w:rPr>
          <w:rFonts w:ascii="Times New Roman" w:eastAsia="Times New Roman" w:hAnsi="Times New Roman" w:cs="Times New Roman"/>
          <w:color w:val="333333"/>
          <w:sz w:val="2"/>
          <w:szCs w:val="2"/>
          <w:lang w:eastAsia="ru-RU"/>
        </w:rPr>
        <w:t>​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=13936,92 руб.(или)14146,85 руб.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 одно присоединение (без НДС). При отсутствии необходимости строительства новых сетевых объектов (что характерно для большинства заявок до 670 кВт) применяется только ставка (C_1).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Итого, для подключения в диапазоне 150–670 кВт стоимость (P) равна (C_1) </w:t>
      </w:r>
      <w:hyperlink r:id="rId8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0"/>
      <w:r w:rsidR="002868E0">
        <w:rPr>
          <w:rStyle w:val="a7"/>
        </w:rPr>
        <w:commentReference w:id="10"/>
      </w:r>
    </w:p>
    <w:p w:rsidR="009128C8" w:rsidRPr="009128C8" w:rsidRDefault="009128C8" w:rsidP="009128C8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3. Как подать заявку</w:t>
      </w:r>
    </w:p>
    <w:p w:rsidR="009128C8" w:rsidRPr="009128C8" w:rsidRDefault="009128C8" w:rsidP="009128C8">
      <w:pPr>
        <w:numPr>
          <w:ilvl w:val="0"/>
          <w:numId w:val="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Определите требуемую мощность и категорию </w:t>
      </w:r>
      <w:commentRangeStart w:id="11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(обычная </w:t>
      </w:r>
      <w:commentRangeEnd w:id="11"/>
      <w:r w:rsidR="002868E0">
        <w:rPr>
          <w:rStyle w:val="a7"/>
        </w:rPr>
        <w:commentReference w:id="11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или социальная).</w:t>
      </w:r>
    </w:p>
    <w:p w:rsidR="009128C8" w:rsidRPr="009128C8" w:rsidRDefault="009128C8" w:rsidP="009128C8">
      <w:pPr>
        <w:numPr>
          <w:ilvl w:val="0"/>
          <w:numId w:val="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2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Выберите соответствующую тарифную ставку.</w:t>
      </w:r>
      <w:commentRangeEnd w:id="12"/>
      <w:r w:rsidR="002868E0">
        <w:rPr>
          <w:rStyle w:val="a7"/>
        </w:rPr>
        <w:commentReference w:id="12"/>
      </w:r>
    </w:p>
    <w:p w:rsidR="009128C8" w:rsidRPr="009128C8" w:rsidRDefault="009128C8" w:rsidP="009128C8">
      <w:pPr>
        <w:numPr>
          <w:ilvl w:val="0"/>
          <w:numId w:val="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3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Рассчитайте стоимость по указанной формуле.</w:t>
      </w:r>
      <w:commentRangeEnd w:id="13"/>
      <w:r w:rsidR="002868E0">
        <w:rPr>
          <w:rStyle w:val="a7"/>
        </w:rPr>
        <w:commentReference w:id="13"/>
      </w:r>
    </w:p>
    <w:p w:rsidR="009128C8" w:rsidRPr="009128C8" w:rsidRDefault="009128C8" w:rsidP="009128C8">
      <w:pPr>
        <w:numPr>
          <w:ilvl w:val="0"/>
          <w:numId w:val="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Подайте заявку через личный кабинет или обратитесь в отдел клиентского сервиса «Башкирэнерго».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4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у вас есть подтверждающие документы о социальной льготе, укажите их при подаче заявки, чтобы получить ставку 1198,77 руб./кВт </w:t>
      </w:r>
      <w:hyperlink r:id="rId9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4"/>
      <w:r w:rsidR="002868E0">
        <w:rPr>
          <w:rStyle w:val="a7"/>
        </w:rPr>
        <w:commentReference w:id="14"/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Важно: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точный расчёт может потребовать учёта дополнительных расходов (например, строительства «последней мили»), которые учитываются индивидуально. </w:t>
      </w:r>
      <w:commentRangeStart w:id="15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уточнения деталей и получения окончательной суммы обратитесь в «Башкирэнерго».</w:t>
      </w:r>
      <w:commentRangeEnd w:id="15"/>
      <w:r w:rsidR="002868E0">
        <w:rPr>
          <w:rStyle w:val="a7"/>
        </w:rPr>
        <w:commentReference w:id="15"/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понадобится помощь в подготовке заявки, дайте знать!</w:t>
      </w:r>
    </w:p>
    <w:p w:rsidR="009128C8" w:rsidRDefault="009128C8"/>
    <w:p w:rsidR="009128C8" w:rsidRDefault="009128C8"/>
    <w:p w:rsidR="009128C8" w:rsidRDefault="009128C8"/>
    <w:p w:rsidR="009128C8" w:rsidRDefault="002868E0">
      <w:pPr>
        <w:rPr>
          <w:rFonts w:ascii="Arial" w:hAnsi="Arial" w:cs="Arial"/>
          <w:color w:val="FFFFFF"/>
          <w:shd w:val="clear" w:color="auto" w:fill="0066CC"/>
        </w:rPr>
      </w:pPr>
      <w:ins w:id="16" w:author="Денисова Анна Борисовна" w:date="2026-04-07T10:33:00Z">
        <w:r>
          <w:rPr>
            <w:rFonts w:ascii="Arial" w:hAnsi="Arial" w:cs="Arial"/>
            <w:color w:val="FFFFFF"/>
            <w:shd w:val="clear" w:color="auto" w:fill="0066CC"/>
          </w:rPr>
          <w:t xml:space="preserve">2. </w:t>
        </w:r>
      </w:ins>
      <w:r w:rsidR="009128C8">
        <w:rPr>
          <w:rFonts w:ascii="Arial" w:hAnsi="Arial" w:cs="Arial"/>
          <w:color w:val="FFFFFF"/>
          <w:shd w:val="clear" w:color="auto" w:fill="0066CC"/>
        </w:rPr>
        <w:t>Нет электричества как подключить?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Как подключить объект к электросетям, если сейчас нет электричества</w:t>
      </w:r>
    </w:p>
    <w:p w:rsidR="009128C8" w:rsidRPr="009128C8" w:rsidRDefault="009128C8" w:rsidP="009128C8">
      <w:pPr>
        <w:numPr>
          <w:ilvl w:val="0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Определите требуемую мощность и категорию заявителя</w:t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7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объектов с мощностью до 15</w:t>
      </w:r>
      <w:del w:id="18" w:author="Денисова Анна Борисовна" w:date="2026-04-07T10:33:00Z">
        <w:r w:rsidRPr="009128C8" w:rsidDel="002868E0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0</w:delText>
        </w:r>
      </w:del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кВт действуют льготные тарифные ставки 6000 руб./кВт (обычные заявители) или 1198,77 руб./кВт (социальные льготы) </w:t>
      </w:r>
      <w:hyperlink r:id="rId10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Стоимость рассчитывается по формуле</w:t>
      </w:r>
    </w:p>
    <w:p w:rsidR="009128C8" w:rsidRPr="009128C8" w:rsidRDefault="009128C8" w:rsidP="009128C8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P=R×N,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R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×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,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где (R) — выбранная тарифная ставка, (N) — запрашиваемая мощность в кВт.</w:t>
      </w:r>
      <w:commentRangeEnd w:id="17"/>
      <w:r w:rsidR="002868E0">
        <w:rPr>
          <w:rStyle w:val="a7"/>
        </w:rPr>
        <w:commentReference w:id="17"/>
      </w:r>
    </w:p>
    <w:p w:rsidR="009128C8" w:rsidRPr="009128C8" w:rsidRDefault="009128C8" w:rsidP="009128C8">
      <w:pPr>
        <w:numPr>
          <w:ilvl w:val="0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Подготовьте пакет документов и подайте заявку</w:t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Сформируйте заявление и соберите необходимые документы (</w:t>
      </w:r>
      <w:commentRangeStart w:id="19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технические условия</w:t>
      </w:r>
      <w:commentRangeEnd w:id="19"/>
      <w:r w:rsidR="002868E0">
        <w:rPr>
          <w:rStyle w:val="a7"/>
        </w:rPr>
        <w:commentReference w:id="19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подтверждающие документы о социальной льготе и т.п.) </w:t>
      </w:r>
      <w:hyperlink r:id="rId11" w:anchor="source-4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hyperlink r:id="rId12" w:anchor="source-5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[5]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Заявку можно подать тремя способами: через личный кабинет на сайте </w:t>
      </w:r>
      <w:hyperlink r:id="rId13" w:history="1">
        <w:r w:rsidRPr="009128C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www.bashkirenergo.ru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лично </w:t>
      </w:r>
      <w:commentRangeStart w:id="20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 Центре обслуживания клиентов (г. Уфа, ул. Комсомольская 17) </w:t>
      </w:r>
      <w:commentRangeEnd w:id="20"/>
      <w:r w:rsidR="002868E0">
        <w:rPr>
          <w:rStyle w:val="a7"/>
        </w:rPr>
        <w:commentReference w:id="20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или почтой России </w:t>
      </w:r>
      <w:hyperlink r:id="rId14" w:anchor="source-7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[7]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0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Ожидайте согласования и получения технических условий</w:t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После рассмотрения заявки вам будет выдано </w:t>
      </w:r>
      <w:commentRangeStart w:id="21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уведомление о возможности присоединения и акт допуска прибора учёта </w:t>
      </w:r>
      <w:hyperlink r:id="rId15" w:anchor="source-3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21"/>
      <w:r w:rsidR="002868E0">
        <w:rPr>
          <w:rStyle w:val="a7"/>
        </w:rPr>
        <w:commentReference w:id="21"/>
      </w:r>
    </w:p>
    <w:p w:rsidR="009128C8" w:rsidRPr="009128C8" w:rsidRDefault="009128C8" w:rsidP="009128C8">
      <w:pPr>
        <w:numPr>
          <w:ilvl w:val="0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22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Выполнение фактического подключения</w:t>
      </w:r>
      <w:commentRangeEnd w:id="22"/>
      <w:r w:rsidR="00001770">
        <w:rPr>
          <w:rStyle w:val="a7"/>
        </w:rPr>
        <w:commentReference w:id="22"/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у вас есть квалифицированный электротехнический персонал, вы можете выполнить работы по фактическому присоединению с привлечением сторонней организации </w:t>
      </w:r>
      <w:hyperlink r:id="rId16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собственного персонала нет, ООО «Башкирэнерго» предлагает дополнительную платную услугу по безопасному выполнению фактического подключения </w:t>
      </w:r>
      <w:hyperlink r:id="rId17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18" w:anchor="source-6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[6]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Оформить её можно при очном визите в Центр обслуживания клиентов или через личный кабинет.</w:t>
      </w:r>
    </w:p>
    <w:p w:rsidR="009128C8" w:rsidRPr="009128C8" w:rsidRDefault="009128C8" w:rsidP="009128C8">
      <w:pPr>
        <w:numPr>
          <w:ilvl w:val="0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Проверка и ввод в эксплуатацию</w:t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После завершения работ компания проверит выполнение технических условий и подпишет акт о выполнении условий, а затем </w:t>
      </w:r>
      <w:commentRangeStart w:id="23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возобновит</w:t>
      </w:r>
      <w:commentRangeEnd w:id="23"/>
      <w:r w:rsidR="00001770">
        <w:rPr>
          <w:rStyle w:val="a7"/>
        </w:rPr>
        <w:commentReference w:id="23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подачу электроэнергии </w:t>
      </w:r>
      <w:hyperlink r:id="rId19" w:anchor="source-3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0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24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Уточните итоговую стоимость</w:t>
      </w:r>
      <w:commentRangeEnd w:id="24"/>
      <w:r w:rsidR="00001770">
        <w:rPr>
          <w:rStyle w:val="a7"/>
        </w:rPr>
        <w:commentReference w:id="24"/>
      </w:r>
    </w:p>
    <w:p w:rsidR="009128C8" w:rsidRPr="009128C8" w:rsidRDefault="009128C8" w:rsidP="009128C8">
      <w:pPr>
        <w:numPr>
          <w:ilvl w:val="1"/>
          <w:numId w:val="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Точная сумма зависит от выбранной тарифной ставки, мощности и возможных дополнительных услуг (например, «последняя миля»). Для получения окончательной цены обратитесь в «Башкирэнерго» </w:t>
      </w:r>
      <w:hyperlink r:id="rId20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делать сейчас</w:t>
      </w:r>
    </w:p>
    <w:p w:rsidR="009128C8" w:rsidRPr="009128C8" w:rsidRDefault="009128C8" w:rsidP="009128C8">
      <w:pPr>
        <w:numPr>
          <w:ilvl w:val="0"/>
          <w:numId w:val="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Сначала определите мощность вашего объекта и наличие социальной льготы.</w:t>
      </w:r>
    </w:p>
    <w:p w:rsidR="009128C8" w:rsidRPr="009128C8" w:rsidRDefault="009128C8" w:rsidP="009128C8">
      <w:pPr>
        <w:numPr>
          <w:ilvl w:val="0"/>
          <w:numId w:val="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Соберите документы и подайте заявку через личный кабинет или в офис.</w:t>
      </w:r>
    </w:p>
    <w:p w:rsidR="009128C8" w:rsidRPr="009128C8" w:rsidRDefault="009128C8" w:rsidP="009128C8">
      <w:pPr>
        <w:numPr>
          <w:ilvl w:val="0"/>
          <w:numId w:val="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отсутствии собственного квалифицированного персонала запросите у компании дополнительную платную услугу по фактическому подключению.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понадобится помощь в подготовке документов или уточнении тарифов, дайте знать — мы поможем!</w:t>
      </w:r>
    </w:p>
    <w:p w:rsidR="009128C8" w:rsidRDefault="009128C8"/>
    <w:p w:rsidR="009128C8" w:rsidRDefault="009128C8"/>
    <w:p w:rsidR="009128C8" w:rsidRDefault="009128C8"/>
    <w:p w:rsidR="009128C8" w:rsidRDefault="009128C8"/>
    <w:p w:rsidR="009128C8" w:rsidRDefault="009128C8"/>
    <w:p w:rsidR="009128C8" w:rsidRDefault="00001770">
      <w:ins w:id="25" w:author="Денисова Анна Борисовна" w:date="2026-04-07T10:45:00Z">
        <w:r>
          <w:rPr>
            <w:rFonts w:ascii="Arial" w:hAnsi="Arial" w:cs="Arial"/>
            <w:color w:val="FFFFFF"/>
            <w:shd w:val="clear" w:color="auto" w:fill="0066CC"/>
          </w:rPr>
          <w:t xml:space="preserve">3. </w:t>
        </w:r>
      </w:ins>
      <w:r w:rsidR="009128C8">
        <w:rPr>
          <w:rFonts w:ascii="Arial" w:hAnsi="Arial" w:cs="Arial"/>
          <w:color w:val="FFFFFF"/>
          <w:shd w:val="clear" w:color="auto" w:fill="0066CC"/>
        </w:rPr>
        <w:t>Скажи какие документы мне нужны для подключения?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26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Необходимый пакет документов для технологического присоединения к электросетям</w:t>
      </w:r>
      <w:commentRangeEnd w:id="26"/>
      <w:r w:rsidR="00001770">
        <w:rPr>
          <w:rStyle w:val="a7"/>
        </w:rPr>
        <w:commentReference w:id="26"/>
      </w:r>
    </w:p>
    <w:tbl>
      <w:tblPr>
        <w:tblW w:w="9348" w:type="dxa"/>
        <w:shd w:val="clear" w:color="auto" w:fill="E9EC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5688"/>
        <w:tblGridChange w:id="27">
          <w:tblGrid>
            <w:gridCol w:w="8"/>
            <w:gridCol w:w="3652"/>
            <w:gridCol w:w="8"/>
            <w:gridCol w:w="5680"/>
            <w:gridCol w:w="8"/>
          </w:tblGrid>
        </w:tblGridChange>
      </w:tblGrid>
      <w:tr w:rsidR="009128C8" w:rsidRPr="009128C8" w:rsidTr="009128C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  <w:t>Категория заявителя</w:t>
            </w:r>
          </w:p>
        </w:tc>
        <w:tc>
          <w:tcPr>
            <w:tcW w:w="56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  <w:t>Список обязательных документов</w:t>
            </w:r>
          </w:p>
        </w:tc>
      </w:tr>
      <w:tr w:rsidR="009128C8" w:rsidRPr="009128C8" w:rsidTr="009128C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commentRangeStart w:id="28"/>
            <w:r w:rsidRPr="009128C8">
              <w:rPr>
                <w:rFonts w:ascii="Arial" w:eastAsia="Times New Roman" w:hAnsi="Arial" w:cs="Arial"/>
                <w:b/>
                <w:bCs/>
                <w:color w:val="334155"/>
                <w:sz w:val="21"/>
                <w:szCs w:val="21"/>
                <w:lang w:eastAsia="ru-RU"/>
              </w:rPr>
              <w:t>Физическое лицо, мощность ≤ 15 кВт</w:t>
            </w:r>
            <w:ins w:id="29" w:author="Денисова Анна Борисовна" w:date="2026-04-07T10:40:00Z">
              <w:r w:rsidR="00001770">
                <w:rPr>
                  <w:rFonts w:ascii="Arial" w:eastAsia="Times New Roman" w:hAnsi="Arial" w:cs="Arial"/>
                  <w:b/>
                  <w:bCs/>
                  <w:color w:val="334155"/>
                  <w:sz w:val="21"/>
                  <w:szCs w:val="21"/>
                  <w:lang w:eastAsia="ru-RU"/>
                </w:rPr>
                <w:t xml:space="preserve">, </w:t>
              </w:r>
              <w:r w:rsidR="00001770" w:rsidRPr="009128C8">
                <w:rPr>
                  <w:rFonts w:ascii="Arial" w:eastAsia="Times New Roman" w:hAnsi="Arial" w:cs="Arial"/>
                  <w:b/>
                  <w:bCs/>
                  <w:color w:val="334155"/>
                  <w:sz w:val="21"/>
                  <w:szCs w:val="21"/>
                  <w:lang w:eastAsia="ru-RU"/>
                </w:rPr>
                <w:t>15 кВт – 150 кВт</w:t>
              </w:r>
            </w:ins>
          </w:p>
        </w:tc>
        <w:tc>
          <w:tcPr>
            <w:tcW w:w="568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ind w:right="244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1. Копии правоустанавливающих документов на объект (дом/земельный участок).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2. Копия паспорта, СНИЛС, ИНН.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3. Копии документов, подтверждающих наличие социальных льгот (при их наличии).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4. Доверенность на представителя (если заявление подаёт доверенное лицо). </w:t>
            </w:r>
            <w:hyperlink r:id="rId21" w:anchor="source-1" w:history="1">
              <w:r w:rsidRPr="009128C8">
                <w:rPr>
                  <w:rFonts w:ascii="Arial" w:eastAsia="Times New Roman" w:hAnsi="Arial" w:cs="Arial"/>
                  <w:b/>
                  <w:bCs/>
                  <w:color w:val="0066CC"/>
                  <w:sz w:val="21"/>
                  <w:szCs w:val="21"/>
                  <w:u w:val="single"/>
                  <w:lang w:eastAsia="ru-RU"/>
                </w:rPr>
                <w:t>[1]</w:t>
              </w:r>
            </w:hyperlink>
            <w:commentRangeEnd w:id="28"/>
            <w:r w:rsidR="00001770">
              <w:rPr>
                <w:rStyle w:val="a7"/>
              </w:rPr>
              <w:commentReference w:id="28"/>
            </w:r>
          </w:p>
        </w:tc>
      </w:tr>
      <w:tr w:rsidR="009128C8" w:rsidRPr="009128C8" w:rsidTr="00001770">
        <w:tblPrEx>
          <w:tblW w:w="9348" w:type="dxa"/>
          <w:shd w:val="clear" w:color="auto" w:fill="E9ECEF"/>
          <w:tblCellMar>
            <w:left w:w="0" w:type="dxa"/>
            <w:right w:w="0" w:type="dxa"/>
          </w:tblCellMar>
          <w:tblPrExChange w:id="30" w:author="Денисова Анна Борисовна" w:date="2026-04-07T10:40:00Z">
            <w:tblPrEx>
              <w:tblW w:w="9348" w:type="dxa"/>
              <w:shd w:val="clear" w:color="auto" w:fill="E9ECEF"/>
              <w:tblCellMar>
                <w:left w:w="0" w:type="dxa"/>
                <w:right w:w="0" w:type="dxa"/>
              </w:tblCellMar>
            </w:tblPrEx>
          </w:tblPrExChange>
        </w:tblPrEx>
        <w:trPr>
          <w:trPrChange w:id="31" w:author="Денисова Анна Борисовна" w:date="2026-04-07T10:40:00Z">
            <w:trPr>
              <w:gridAfter w:val="0"/>
            </w:trPr>
          </w:trPrChange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tcPrChange w:id="32" w:author="Денисова Анна Борисовна" w:date="2026-04-07T10:40:00Z">
              <w:tcPr>
                <w:tcW w:w="0" w:type="auto"/>
                <w:gridSpan w:val="2"/>
                <w:tcBorders>
                  <w:top w:val="single" w:sz="6" w:space="0" w:color="E2E8F0"/>
                  <w:left w:val="single" w:sz="6" w:space="0" w:color="E2E8F0"/>
                  <w:bottom w:val="single" w:sz="6" w:space="0" w:color="E2E8F0"/>
                  <w:right w:val="single" w:sz="6" w:space="0" w:color="E2E8F0"/>
                </w:tcBorders>
                <w:shd w:val="clear" w:color="auto" w:fill="F8FAFC"/>
                <w:tcMar>
                  <w:top w:w="150" w:type="dxa"/>
                  <w:left w:w="180" w:type="dxa"/>
                  <w:bottom w:w="150" w:type="dxa"/>
                  <w:right w:w="180" w:type="dxa"/>
                </w:tcMar>
                <w:vAlign w:val="center"/>
              </w:tcPr>
            </w:tcPrChange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del w:id="33" w:author="Денисова Анна Борисовна" w:date="2026-04-07T10:40:00Z">
              <w:r w:rsidRPr="009128C8" w:rsidDel="00001770">
                <w:rPr>
                  <w:rFonts w:ascii="Arial" w:eastAsia="Times New Roman" w:hAnsi="Arial" w:cs="Arial"/>
                  <w:b/>
                  <w:bCs/>
                  <w:color w:val="334155"/>
                  <w:sz w:val="21"/>
                  <w:szCs w:val="21"/>
                  <w:lang w:eastAsia="ru-RU"/>
                </w:rPr>
                <w:delText>Физическое лицо, 15 кВт – 150 кВт</w:delText>
              </w:r>
            </w:del>
          </w:p>
        </w:tc>
        <w:tc>
          <w:tcPr>
            <w:tcW w:w="568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tcPrChange w:id="34" w:author="Денисова Анна Борисовна" w:date="2026-04-07T10:40:00Z">
              <w:tcPr>
                <w:tcW w:w="5688" w:type="dxa"/>
                <w:gridSpan w:val="2"/>
                <w:tcBorders>
                  <w:top w:val="single" w:sz="6" w:space="0" w:color="E2E8F0"/>
                  <w:left w:val="single" w:sz="6" w:space="0" w:color="E2E8F0"/>
                  <w:bottom w:val="single" w:sz="6" w:space="0" w:color="E2E8F0"/>
                  <w:right w:val="single" w:sz="6" w:space="0" w:color="E2E8F0"/>
                </w:tcBorders>
                <w:shd w:val="clear" w:color="auto" w:fill="F8FAFC"/>
                <w:tcMar>
                  <w:top w:w="150" w:type="dxa"/>
                  <w:left w:w="180" w:type="dxa"/>
                  <w:bottom w:w="150" w:type="dxa"/>
                  <w:right w:w="180" w:type="dxa"/>
                </w:tcMar>
                <w:vAlign w:val="center"/>
              </w:tcPr>
            </w:tcPrChange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del w:id="35" w:author="Денисова Анна Борисовна" w:date="2026-04-07T10:40:00Z">
              <w:r w:rsidRPr="009128C8" w:rsidDel="00001770">
                <w:rPr>
                  <w:rFonts w:ascii="Arial" w:eastAsia="Times New Roman" w:hAnsi="Arial" w:cs="Arial"/>
                  <w:color w:val="334155"/>
                  <w:sz w:val="21"/>
                  <w:szCs w:val="21"/>
                  <w:lang w:eastAsia="ru-RU"/>
                </w:rPr>
                <w:delText>1. Копии правоустанавливающих документов на объект.</w:delText>
              </w:r>
              <w:r w:rsidRPr="009128C8" w:rsidDel="00001770">
                <w:rPr>
                  <w:rFonts w:ascii="Arial" w:eastAsia="Times New Roman" w:hAnsi="Arial" w:cs="Arial"/>
                  <w:color w:val="334155"/>
                  <w:sz w:val="21"/>
                  <w:szCs w:val="21"/>
                  <w:lang w:eastAsia="ru-RU"/>
                </w:rPr>
                <w:br/>
                <w:delText>2. Копия паспорта, СНИЛС, ИНН.</w:delText>
              </w:r>
              <w:r w:rsidRPr="009128C8" w:rsidDel="00001770">
                <w:rPr>
                  <w:rFonts w:ascii="Arial" w:eastAsia="Times New Roman" w:hAnsi="Arial" w:cs="Arial"/>
                  <w:color w:val="334155"/>
                  <w:sz w:val="21"/>
                  <w:szCs w:val="21"/>
                  <w:lang w:eastAsia="ru-RU"/>
                </w:rPr>
                <w:br/>
                <w:delText>3. Доверенность на представителя (при необходимости).</w:delText>
              </w:r>
              <w:r w:rsidRPr="009128C8" w:rsidDel="00001770">
                <w:rPr>
                  <w:rFonts w:ascii="Arial" w:eastAsia="Times New Roman" w:hAnsi="Arial" w:cs="Arial"/>
                  <w:color w:val="334155"/>
                  <w:sz w:val="21"/>
                  <w:szCs w:val="21"/>
                  <w:lang w:eastAsia="ru-RU"/>
                </w:rPr>
                <w:br/>
                <w:delText>4. Подписанный проект договора энергоснабжения (если уже есть).</w:delText>
              </w:r>
              <w:r w:rsidRPr="009128C8" w:rsidDel="00001770">
                <w:rPr>
                  <w:rFonts w:ascii="Arial" w:eastAsia="Times New Roman" w:hAnsi="Arial" w:cs="Arial"/>
                  <w:color w:val="334155"/>
                  <w:sz w:val="21"/>
                  <w:szCs w:val="21"/>
                  <w:lang w:eastAsia="ru-RU"/>
                </w:rPr>
                <w:br/>
                <w:delText>5. Перечень и мощность измерительных приборов (ЭПУ).</w:delText>
              </w:r>
              <w:r w:rsidRPr="009128C8" w:rsidDel="00001770">
                <w:rPr>
                  <w:rFonts w:ascii="Arial" w:eastAsia="Times New Roman" w:hAnsi="Arial" w:cs="Arial"/>
                  <w:color w:val="334155"/>
                  <w:sz w:val="21"/>
                  <w:szCs w:val="21"/>
                  <w:lang w:eastAsia="ru-RU"/>
                </w:rPr>
                <w:br/>
                <w:delText>6. План расположения ЭПУ (обязательно для ТП МКД или при наличии договора о комплексном развитии территории, иначе – по желанию). </w:delText>
              </w:r>
              <w:r w:rsidR="00E9013B" w:rsidDel="00001770">
                <w:fldChar w:fldCharType="begin"/>
              </w:r>
              <w:r w:rsidR="00E9013B" w:rsidDel="00001770">
                <w:delInstrText xml:space="preserve"> HYPERLINK "http://46.191.174.57:8877/" \l "source-1" </w:delInstrText>
              </w:r>
              <w:r w:rsidR="00E9013B" w:rsidDel="00001770">
                <w:fldChar w:fldCharType="separate"/>
              </w:r>
              <w:r w:rsidRPr="009128C8" w:rsidDel="00001770">
                <w:rPr>
                  <w:rFonts w:ascii="Arial" w:eastAsia="Times New Roman" w:hAnsi="Arial" w:cs="Arial"/>
                  <w:b/>
                  <w:bCs/>
                  <w:color w:val="0066CC"/>
                  <w:sz w:val="21"/>
                  <w:szCs w:val="21"/>
                  <w:u w:val="single"/>
                  <w:lang w:eastAsia="ru-RU"/>
                </w:rPr>
                <w:delText>[1]</w:delText>
              </w:r>
              <w:r w:rsidR="00E9013B" w:rsidDel="00001770">
                <w:rPr>
                  <w:rFonts w:ascii="Arial" w:eastAsia="Times New Roman" w:hAnsi="Arial" w:cs="Arial"/>
                  <w:b/>
                  <w:bCs/>
                  <w:color w:val="0066CC"/>
                  <w:sz w:val="21"/>
                  <w:szCs w:val="21"/>
                  <w:u w:val="single"/>
                  <w:lang w:eastAsia="ru-RU"/>
                </w:rPr>
                <w:fldChar w:fldCharType="end"/>
              </w:r>
            </w:del>
          </w:p>
        </w:tc>
      </w:tr>
      <w:tr w:rsidR="009128C8" w:rsidRPr="009128C8" w:rsidTr="009128C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334155"/>
                <w:sz w:val="21"/>
                <w:szCs w:val="21"/>
                <w:lang w:eastAsia="ru-RU"/>
              </w:rPr>
              <w:t>Юридическое лицо, мощность ≤ 150 кВт</w:t>
            </w:r>
          </w:p>
        </w:tc>
        <w:tc>
          <w:tcPr>
            <w:tcW w:w="568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1. Копии правоустанавливающих документов на объект.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2. Копия ОГРН, ИНН.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3. Доверенность на представителя (при необходимости).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4. Подписанный проект договора энергоснабжения (если есть).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5. План расположения ЭПУ (обязательно для ТП МКД или при наличии договора о комплексном развитии территории, иначе – по желанию). </w:t>
            </w:r>
            <w:hyperlink r:id="rId22" w:anchor="source-1" w:history="1">
              <w:r w:rsidRPr="009128C8">
                <w:rPr>
                  <w:rFonts w:ascii="Arial" w:eastAsia="Times New Roman" w:hAnsi="Arial" w:cs="Arial"/>
                  <w:b/>
                  <w:bCs/>
                  <w:color w:val="0066CC"/>
                  <w:sz w:val="21"/>
                  <w:szCs w:val="21"/>
                  <w:u w:val="single"/>
                  <w:lang w:eastAsia="ru-RU"/>
                </w:rPr>
                <w:t>[1]</w:t>
              </w:r>
            </w:hyperlink>
          </w:p>
        </w:tc>
      </w:tr>
      <w:tr w:rsidR="009128C8" w:rsidRPr="009128C8" w:rsidTr="009128C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334155"/>
                <w:sz w:val="21"/>
                <w:szCs w:val="21"/>
                <w:lang w:eastAsia="ru-RU"/>
              </w:rPr>
              <w:t>Мощность &gt; 150 кВт</w:t>
            </w:r>
          </w:p>
        </w:tc>
        <w:tc>
          <w:tcPr>
            <w:tcW w:w="568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К вышеуказанному набору добавляются: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• План расположения энергопринимающих устройств (обязательно).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• Перечень и мощность всех энергопринимающих устройств. </w:t>
            </w:r>
            <w:hyperlink r:id="rId23" w:anchor="source-3" w:history="1">
              <w:r w:rsidRPr="009128C8">
                <w:rPr>
                  <w:rFonts w:ascii="Arial" w:eastAsia="Times New Roman" w:hAnsi="Arial" w:cs="Arial"/>
                  <w:b/>
                  <w:bCs/>
                  <w:color w:val="0066CC"/>
                  <w:sz w:val="21"/>
                  <w:szCs w:val="21"/>
                  <w:u w:val="single"/>
                  <w:lang w:eastAsia="ru-RU"/>
                </w:rPr>
                <w:t>[3]</w:t>
              </w:r>
            </w:hyperlink>
          </w:p>
        </w:tc>
      </w:tr>
    </w:tbl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Как подать документы</w:t>
      </w:r>
    </w:p>
    <w:p w:rsidR="009128C8" w:rsidRPr="009128C8" w:rsidRDefault="009128C8" w:rsidP="009128C8">
      <w:pPr>
        <w:numPr>
          <w:ilvl w:val="0"/>
          <w:numId w:val="5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Сформируйте пакет в соответствии с вашей категорией (см. таблицу).</w:t>
      </w:r>
    </w:p>
    <w:p w:rsidR="009128C8" w:rsidRPr="009128C8" w:rsidRDefault="009128C8" w:rsidP="009128C8">
      <w:pPr>
        <w:numPr>
          <w:ilvl w:val="0"/>
          <w:numId w:val="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Заполните заявку на технологическое присоединение в личном кабинете на сайте </w:t>
      </w:r>
      <w:hyperlink r:id="rId24" w:history="1">
        <w:r w:rsidRPr="009128C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www.bashkirenergo.ru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 в офисе компании.</w:t>
      </w:r>
    </w:p>
    <w:p w:rsidR="009128C8" w:rsidRPr="009128C8" w:rsidRDefault="009128C8" w:rsidP="009128C8">
      <w:pPr>
        <w:numPr>
          <w:ilvl w:val="0"/>
          <w:numId w:val="5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36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Прикрепите скан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копии всех документов к заявке.</w:t>
      </w:r>
      <w:commentRangeEnd w:id="36"/>
      <w:r w:rsidR="00001770">
        <w:rPr>
          <w:rStyle w:val="a7"/>
        </w:rPr>
        <w:commentReference w:id="36"/>
      </w:r>
    </w:p>
    <w:p w:rsidR="009128C8" w:rsidRPr="009128C8" w:rsidRDefault="009128C8" w:rsidP="009128C8">
      <w:pPr>
        <w:numPr>
          <w:ilvl w:val="0"/>
          <w:numId w:val="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чего</w:t>
      </w:r>
      <w:proofErr w:type="gramStart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</w:r>
      <w:proofErr w:type="gramEnd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то не хватает, компания уведомит вас в течение 3 рабочих дней и даст 10 дней для дополнения пакета. </w:t>
      </w:r>
      <w:hyperlink r:id="rId25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условия</w:t>
      </w:r>
    </w:p>
    <w:p w:rsidR="009128C8" w:rsidRPr="009128C8" w:rsidRDefault="009128C8" w:rsidP="009128C8">
      <w:pPr>
        <w:numPr>
          <w:ilvl w:val="0"/>
          <w:numId w:val="6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37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наличии социальных льгот укажите подтверждающие документы – это позволит воспользоваться сниженной ставкой 1198,77 руб./кВт.</w:t>
      </w:r>
      <w:commentRangeEnd w:id="37"/>
      <w:r w:rsidR="00001770">
        <w:rPr>
          <w:rStyle w:val="a7"/>
        </w:rPr>
        <w:commentReference w:id="37"/>
      </w:r>
    </w:p>
    <w:p w:rsidR="009128C8" w:rsidRPr="009128C8" w:rsidRDefault="009128C8" w:rsidP="009128C8">
      <w:pPr>
        <w:numPr>
          <w:ilvl w:val="0"/>
          <w:numId w:val="6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многоквартирных домов и объектов с комплексным развитием территории план расположения ЭПУ является обязательным.</w:t>
      </w:r>
    </w:p>
    <w:p w:rsidR="009128C8" w:rsidRPr="009128C8" w:rsidRDefault="009128C8" w:rsidP="009128C8">
      <w:pPr>
        <w:numPr>
          <w:ilvl w:val="0"/>
          <w:numId w:val="6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мощности &gt; 150 кВт обязательным считается предоставление плана расположения и перечня устройств, независимо от типа заявителя.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делать дальше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Соберите указанные документы, подайте заявку онлайн или в офисе «Башкирэнерго». </w:t>
      </w:r>
      <w:commentRangeStart w:id="38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возникнут вопросах или необходимости уточнить детали – обратитесь в клиентский сервис компании. Мы готовы помочь с подготовкой пакета и ответить на любые дополнительные вопросы.</w:t>
      </w:r>
      <w:commentRangeEnd w:id="38"/>
      <w:r w:rsidR="00001770">
        <w:rPr>
          <w:rStyle w:val="a7"/>
        </w:rPr>
        <w:commentReference w:id="38"/>
      </w:r>
    </w:p>
    <w:p w:rsidR="009128C8" w:rsidRDefault="009128C8"/>
    <w:p w:rsidR="009128C8" w:rsidRDefault="009128C8">
      <w:pPr>
        <w:rPr>
          <w:rFonts w:ascii="Arial" w:hAnsi="Arial" w:cs="Arial"/>
          <w:color w:val="FFFFFF"/>
          <w:shd w:val="clear" w:color="auto" w:fill="0066CC"/>
        </w:rPr>
      </w:pPr>
      <w:r>
        <w:rPr>
          <w:rFonts w:ascii="Arial" w:hAnsi="Arial" w:cs="Arial"/>
          <w:color w:val="FFFFFF"/>
          <w:shd w:val="clear" w:color="auto" w:fill="0066CC"/>
        </w:rPr>
        <w:t>Что надо чтобы подключиться?</w:t>
      </w:r>
    </w:p>
    <w:p w:rsidR="009128C8" w:rsidRDefault="009128C8"/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нужно для подключения к электросетям</w:t>
      </w:r>
    </w:p>
    <w:p w:rsidR="009128C8" w:rsidRPr="009128C8" w:rsidRDefault="009128C8" w:rsidP="009128C8">
      <w:pPr>
        <w:numPr>
          <w:ilvl w:val="0"/>
          <w:numId w:val="7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Определите мощность вашего объекта </w:t>
      </w:r>
      <w:del w:id="39" w:author="Денисова Анна Борисовна" w:date="2026-04-07T10:44:00Z">
        <w:r w:rsidRPr="009128C8" w:rsidDel="00001770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и категорию заявителя</w:delText>
        </w:r>
      </w:del>
      <w:ins w:id="40" w:author="Денисова Анна Борисовна" w:date="2026-04-07T10:44:00Z">
        <w:r w:rsidR="00001770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t>-</w:t>
        </w:r>
      </w:ins>
    </w:p>
    <w:p w:rsidR="009128C8" w:rsidRPr="009128C8" w:rsidRDefault="009128C8" w:rsidP="009128C8">
      <w:pPr>
        <w:numPr>
          <w:ilvl w:val="1"/>
          <w:numId w:val="7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Для объектов до 150 кВт подбираются </w:t>
      </w:r>
      <w:del w:id="41" w:author="Денисова Анна Борисовна" w:date="2026-04-07T10:44:00Z">
        <w:r w:rsidRPr="009128C8" w:rsidDel="00001770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 xml:space="preserve">обычные </w:delText>
        </w:r>
      </w:del>
      <w:ins w:id="42" w:author="Денисова Анна Борисовна" w:date="2026-04-07T10:44:00Z">
        <w:r w:rsidR="00001770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>-</w:t>
        </w:r>
        <w:r w:rsidR="00001770" w:rsidRPr="009128C8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 xml:space="preserve"> </w:t>
        </w:r>
      </w:ins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или социальные тарифы </w:t>
      </w:r>
      <w:hyperlink r:id="rId26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1"/>
          <w:numId w:val="7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мощности более 150 кВт требуется расширенный пакет документов </w:t>
      </w:r>
      <w:hyperlink r:id="rId27" w:anchor="source-3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0"/>
          <w:numId w:val="7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43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Соберите обязательный пакет документов</w:t>
      </w:r>
      <w:commentRangeEnd w:id="43"/>
      <w:r w:rsidR="00001770">
        <w:rPr>
          <w:rStyle w:val="a7"/>
        </w:rPr>
        <w:commentReference w:id="43"/>
      </w:r>
    </w:p>
    <w:tbl>
      <w:tblPr>
        <w:tblW w:w="9348" w:type="dxa"/>
        <w:shd w:val="clear" w:color="auto" w:fill="E9EC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5426"/>
      </w:tblGrid>
      <w:tr w:rsidR="009128C8" w:rsidRPr="009128C8" w:rsidTr="009128C8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  <w:t>Категория заявителя</w:t>
            </w:r>
          </w:p>
        </w:tc>
        <w:tc>
          <w:tcPr>
            <w:tcW w:w="542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  <w:t>Обязательные документы</w:t>
            </w:r>
          </w:p>
        </w:tc>
      </w:tr>
      <w:tr w:rsidR="009128C8" w:rsidRPr="009128C8" w:rsidTr="009128C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334155"/>
                <w:sz w:val="21"/>
                <w:szCs w:val="21"/>
                <w:lang w:eastAsia="ru-RU"/>
              </w:rPr>
              <w:t>Физическое лицо, мощность ≤ 15 кВт</w:t>
            </w:r>
          </w:p>
        </w:tc>
        <w:tc>
          <w:tcPr>
            <w:tcW w:w="542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1. Правоустанавливающие документы на объект (дом/участок).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2. Паспорт, СНИЛС, ИНН.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3. Документы, подтверждающие наличие социальных льгот (при их наличии) </w:t>
            </w:r>
            <w:hyperlink r:id="rId28" w:anchor="source-2" w:history="1">
              <w:r w:rsidRPr="009128C8">
                <w:rPr>
                  <w:rFonts w:ascii="Arial" w:eastAsia="Times New Roman" w:hAnsi="Arial" w:cs="Arial"/>
                  <w:b/>
                  <w:bCs/>
                  <w:color w:val="0066CC"/>
                  <w:sz w:val="21"/>
                  <w:szCs w:val="21"/>
                  <w:u w:val="single"/>
                  <w:lang w:eastAsia="ru-RU"/>
                </w:rPr>
                <w:t>[2]</w:t>
              </w:r>
            </w:hyperlink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4. Доверенность (если заявка подаётся представителем).</w:t>
            </w:r>
          </w:p>
        </w:tc>
      </w:tr>
      <w:tr w:rsidR="009128C8" w:rsidRPr="009128C8" w:rsidTr="009128C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334155"/>
                <w:sz w:val="21"/>
                <w:szCs w:val="21"/>
                <w:lang w:eastAsia="ru-RU"/>
              </w:rPr>
              <w:t>Физическое лицо, 15 кВт – 150 кВт</w:t>
            </w:r>
          </w:p>
        </w:tc>
        <w:tc>
          <w:tcPr>
            <w:tcW w:w="542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1. Правоустанавливающие документы.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2. Паспорт, СНИЛС, ИНН.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3. Доверенность (при необходимости).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4. Подписанный проект договора энергоснабжения (если есть).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5. Перечень и мощность измерительных приборов (ЭПУ).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6. План расположения ЭПУ (обязательно для ТП МКД или при наличии договора о комплексном развитии территории).</w:t>
            </w:r>
          </w:p>
        </w:tc>
      </w:tr>
      <w:tr w:rsidR="009128C8" w:rsidRPr="009128C8" w:rsidTr="009128C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334155"/>
                <w:sz w:val="21"/>
                <w:szCs w:val="21"/>
                <w:lang w:eastAsia="ru-RU"/>
              </w:rPr>
              <w:t>Юридическое лицо, мощность ≤ 150 кВт</w:t>
            </w:r>
          </w:p>
        </w:tc>
        <w:tc>
          <w:tcPr>
            <w:tcW w:w="542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1. Правоустанавливающие документы.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2. ОГРН, ИНН.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3. Доверенность (при необходимости).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4. Проект договора энергоснабжения (при наличии).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5. План расположения ЭПУ (по тем же правилам, что и выше).</w:t>
            </w:r>
          </w:p>
        </w:tc>
      </w:tr>
      <w:tr w:rsidR="009128C8" w:rsidRPr="009128C8" w:rsidTr="009128C8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b/>
                <w:bCs/>
                <w:color w:val="334155"/>
                <w:sz w:val="21"/>
                <w:szCs w:val="21"/>
                <w:lang w:eastAsia="ru-RU"/>
              </w:rPr>
              <w:t>Мощность &gt; 150 кВт</w:t>
            </w:r>
          </w:p>
        </w:tc>
        <w:tc>
          <w:tcPr>
            <w:tcW w:w="542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9128C8" w:rsidRPr="009128C8" w:rsidRDefault="009128C8" w:rsidP="009128C8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В набор выше добавляются: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• План расположения энергопринимающих устройств (обязательно).</w:t>
            </w:r>
            <w:r w:rsidRPr="009128C8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br/>
              <w:t>• Перечень и мощность всех энергопринимающих устройств.</w:t>
            </w:r>
          </w:p>
        </w:tc>
      </w:tr>
    </w:tbl>
    <w:p w:rsidR="009128C8" w:rsidRPr="009128C8" w:rsidRDefault="009128C8" w:rsidP="009128C8">
      <w:pPr>
        <w:numPr>
          <w:ilvl w:val="0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Подайте заявку</w:t>
      </w:r>
    </w:p>
    <w:p w:rsidR="009128C8" w:rsidRPr="009128C8" w:rsidRDefault="009128C8" w:rsidP="009128C8">
      <w:pPr>
        <w:numPr>
          <w:ilvl w:val="1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Через личный кабинет на сайте </w:t>
      </w:r>
      <w:hyperlink r:id="rId29" w:history="1">
        <w:r w:rsidRPr="009128C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www.bashkirenergo.ru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(раздел «Технологическое присоединение»).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Лично в офисе ООО «Башкирэнерго</w:t>
      </w:r>
      <w:commentRangeStart w:id="44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(г. Уфа, ул. Комсомольская 17).</w:t>
      </w:r>
      <w:commentRangeEnd w:id="44"/>
      <w:r w:rsidR="00DE777E">
        <w:rPr>
          <w:rStyle w:val="a7"/>
        </w:rPr>
        <w:commentReference w:id="44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- По почте России.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Формы заявок находятся в разделе «Потребителям → Технологическое присоединение к электросетям → Нормативные документы → Формы и образцы» </w:t>
      </w:r>
      <w:hyperlink r:id="rId30" w:anchor="source-4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0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Ожидайте согласования и получения технических условий</w:t>
      </w:r>
    </w:p>
    <w:p w:rsidR="009128C8" w:rsidRPr="009128C8" w:rsidRDefault="009128C8" w:rsidP="009128C8">
      <w:pPr>
        <w:numPr>
          <w:ilvl w:val="1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45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рассмотрения заявки вам будет выдано уведомление о возможности присоединения и акт допуска прибора учёта </w:t>
      </w:r>
      <w:hyperlink r:id="rId31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45"/>
      <w:r w:rsidR="00DE777E">
        <w:rPr>
          <w:rStyle w:val="a7"/>
        </w:rPr>
        <w:commentReference w:id="45"/>
      </w:r>
    </w:p>
    <w:p w:rsidR="009128C8" w:rsidRPr="009128C8" w:rsidRDefault="009128C8" w:rsidP="009128C8">
      <w:pPr>
        <w:numPr>
          <w:ilvl w:val="0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Выполнение фактического подключения</w:t>
      </w:r>
    </w:p>
    <w:p w:rsidR="009128C8" w:rsidRPr="009128C8" w:rsidRDefault="009128C8" w:rsidP="009128C8">
      <w:pPr>
        <w:numPr>
          <w:ilvl w:val="1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46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у вас есть квалифицированный электромонтажный персонал, работы можно выполнить самостоятельно.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 xml:space="preserve"> При отсутствии собственного персонала ООО «Башкирэнерго» предлагает платную услугу по выполнению электромонтажных работ </w:t>
      </w:r>
      <w:hyperlink r:id="rId32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33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46"/>
      <w:r w:rsidR="00DE777E">
        <w:rPr>
          <w:rStyle w:val="a7"/>
        </w:rPr>
        <w:commentReference w:id="46"/>
      </w:r>
    </w:p>
    <w:p w:rsidR="009128C8" w:rsidRPr="009128C8" w:rsidRDefault="009128C8" w:rsidP="009128C8">
      <w:pPr>
        <w:numPr>
          <w:ilvl w:val="0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Проверка и ввод в эксплуатацию</w:t>
      </w:r>
    </w:p>
    <w:p w:rsidR="009128C8" w:rsidRPr="009128C8" w:rsidRDefault="009128C8" w:rsidP="009128C8">
      <w:pPr>
        <w:numPr>
          <w:ilvl w:val="1"/>
          <w:numId w:val="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47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Компания проверит выполнение технических условий, подпишет акт о выполнении работ и возобновит подачу электроэнергии </w:t>
      </w:r>
      <w:hyperlink r:id="rId34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47"/>
      <w:r w:rsidR="00DE777E">
        <w:rPr>
          <w:rStyle w:val="a7"/>
        </w:rPr>
        <w:commentReference w:id="47"/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условия</w:t>
      </w:r>
    </w:p>
    <w:p w:rsidR="009128C8" w:rsidRPr="009128C8" w:rsidRDefault="009128C8" w:rsidP="009128C8">
      <w:pPr>
        <w:numPr>
          <w:ilvl w:val="0"/>
          <w:numId w:val="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48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получения сниженной тарифной ставки 1198,77 руб./кВт необходимо предоставить подтверждающие документы о социальной льготе </w:t>
      </w:r>
      <w:hyperlink r:id="rId35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48"/>
      <w:r w:rsidR="00DE777E">
        <w:rPr>
          <w:rStyle w:val="a7"/>
        </w:rPr>
        <w:commentReference w:id="48"/>
      </w:r>
    </w:p>
    <w:p w:rsidR="009128C8" w:rsidRPr="009128C8" w:rsidRDefault="009128C8" w:rsidP="009128C8">
      <w:pPr>
        <w:numPr>
          <w:ilvl w:val="0"/>
          <w:numId w:val="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многоквартирных домов и объектов с комплексным развитием территории обязательным считается план расположения ЭПУ </w:t>
      </w:r>
      <w:hyperlink r:id="rId36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делать сейчас</w:t>
      </w:r>
    </w:p>
    <w:p w:rsidR="009128C8" w:rsidRPr="009128C8" w:rsidRDefault="009128C8" w:rsidP="009128C8">
      <w:pPr>
        <w:numPr>
          <w:ilvl w:val="0"/>
          <w:numId w:val="1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Определите мощность и категорию.</w:t>
      </w:r>
    </w:p>
    <w:p w:rsidR="009128C8" w:rsidRPr="009128C8" w:rsidRDefault="009128C8" w:rsidP="009128C8">
      <w:pPr>
        <w:numPr>
          <w:ilvl w:val="0"/>
          <w:numId w:val="1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Сформируйте пакет документов согласно таблице.</w:t>
      </w:r>
    </w:p>
    <w:p w:rsidR="009128C8" w:rsidRPr="009128C8" w:rsidRDefault="009128C8" w:rsidP="009128C8">
      <w:pPr>
        <w:numPr>
          <w:ilvl w:val="0"/>
          <w:numId w:val="1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Подайте заявку онлайн или в офисе.</w:t>
      </w:r>
    </w:p>
    <w:p w:rsidR="009128C8" w:rsidRPr="009128C8" w:rsidRDefault="009128C8" w:rsidP="009128C8">
      <w:pPr>
        <w:numPr>
          <w:ilvl w:val="0"/>
          <w:numId w:val="1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необходимости запросите платную услугу по монтажу.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Если возникнут вопросы по конкретным документам или нужна помощь с оформлением заявки – </w:t>
      </w:r>
      <w:commentRangeStart w:id="49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обратитесь в клиентский сервис «Башкирэнерго</w:t>
      </w:r>
      <w:commentRangeEnd w:id="49"/>
      <w:r w:rsidR="00DE777E">
        <w:rPr>
          <w:rStyle w:val="a7"/>
        </w:rPr>
        <w:commentReference w:id="49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 Мы готовы помочь!</w:t>
      </w:r>
    </w:p>
    <w:p w:rsidR="009128C8" w:rsidRDefault="009128C8"/>
    <w:p w:rsidR="009128C8" w:rsidRDefault="00DE777E">
      <w:pPr>
        <w:rPr>
          <w:rFonts w:ascii="Arial" w:hAnsi="Arial" w:cs="Arial"/>
          <w:color w:val="FFFFFF"/>
          <w:shd w:val="clear" w:color="auto" w:fill="0066CC"/>
        </w:rPr>
      </w:pPr>
      <w:ins w:id="50" w:author="Денисова Анна Борисовна" w:date="2026-04-07T10:55:00Z">
        <w:r>
          <w:rPr>
            <w:rFonts w:ascii="Arial" w:hAnsi="Arial" w:cs="Arial"/>
            <w:color w:val="FFFFFF"/>
            <w:shd w:val="clear" w:color="auto" w:fill="0066CC"/>
          </w:rPr>
          <w:t xml:space="preserve">4. </w:t>
        </w:r>
      </w:ins>
      <w:r w:rsidR="009128C8">
        <w:rPr>
          <w:rFonts w:ascii="Arial" w:hAnsi="Arial" w:cs="Arial"/>
          <w:color w:val="FFFFFF"/>
          <w:shd w:val="clear" w:color="auto" w:fill="0066CC"/>
        </w:rPr>
        <w:t>Срок подключения подскажите?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Сроки подключения</w:t>
      </w:r>
    </w:p>
    <w:p w:rsidR="009128C8" w:rsidRPr="009128C8" w:rsidRDefault="009128C8" w:rsidP="009128C8">
      <w:pPr>
        <w:numPr>
          <w:ilvl w:val="0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Подача заявки и проверка комплектности</w:t>
      </w:r>
    </w:p>
    <w:p w:rsidR="009128C8" w:rsidRPr="009128C8" w:rsidRDefault="009128C8" w:rsidP="009128C8">
      <w:pPr>
        <w:numPr>
          <w:ilvl w:val="1"/>
          <w:numId w:val="1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получения заявки «Башкирэнерго» проверяет наличие всех необходимых документов в течение 3 рабочих дней.</w:t>
      </w:r>
    </w:p>
    <w:p w:rsidR="009128C8" w:rsidRPr="009128C8" w:rsidRDefault="009128C8" w:rsidP="009128C8">
      <w:pPr>
        <w:numPr>
          <w:ilvl w:val="1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документы не полные, заявителю даётся 20 рабочих дней для предоставления недостающих сведений </w:t>
      </w:r>
      <w:hyperlink r:id="rId37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0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Выдача технических условий</w:t>
      </w:r>
    </w:p>
    <w:p w:rsidR="009128C8" w:rsidRPr="009128C8" w:rsidRDefault="009128C8" w:rsidP="009128C8">
      <w:pPr>
        <w:numPr>
          <w:ilvl w:val="1"/>
          <w:numId w:val="1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1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наличии полного пакета документов клиенту выдаются технические условия (ТУ).</w:t>
      </w:r>
      <w:commentRangeEnd w:id="51"/>
      <w:r w:rsidR="00DE777E">
        <w:rPr>
          <w:rStyle w:val="a7"/>
        </w:rPr>
        <w:commentReference w:id="51"/>
      </w:r>
    </w:p>
    <w:p w:rsidR="009128C8" w:rsidRPr="009128C8" w:rsidRDefault="009128C8" w:rsidP="009128C8">
      <w:pPr>
        <w:numPr>
          <w:ilvl w:val="0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Выполнение технических условий</w:t>
      </w:r>
    </w:p>
    <w:p w:rsidR="009128C8" w:rsidRPr="009128C8" w:rsidRDefault="009128C8" w:rsidP="009128C8">
      <w:pPr>
        <w:numPr>
          <w:ilvl w:val="1"/>
          <w:numId w:val="1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2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выполнения заявителем ТУ (подключение измерительных приборов, подготовка площадки и т.п.) необходимо уведомить компанию.</w:t>
      </w:r>
      <w:commentRangeEnd w:id="52"/>
      <w:r w:rsidR="00DE777E">
        <w:rPr>
          <w:rStyle w:val="a7"/>
        </w:rPr>
        <w:commentReference w:id="52"/>
      </w:r>
    </w:p>
    <w:p w:rsidR="009128C8" w:rsidRPr="009128C8" w:rsidRDefault="009128C8" w:rsidP="009128C8">
      <w:pPr>
        <w:numPr>
          <w:ilvl w:val="0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3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Проверка выполнения ТУ</w:t>
      </w:r>
      <w:commentRangeEnd w:id="53"/>
      <w:r w:rsidR="00DE777E">
        <w:rPr>
          <w:rStyle w:val="a7"/>
        </w:rPr>
        <w:commentReference w:id="53"/>
      </w:r>
    </w:p>
    <w:p w:rsidR="009128C8" w:rsidRPr="009128C8" w:rsidRDefault="009128C8" w:rsidP="009128C8">
      <w:pPr>
        <w:numPr>
          <w:ilvl w:val="1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4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Сетевой орган </w:t>
      </w:r>
      <w:commentRangeEnd w:id="54"/>
      <w:r w:rsidR="00DE777E">
        <w:rPr>
          <w:rStyle w:val="a7"/>
        </w:rPr>
        <w:commentReference w:id="54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проверяет выполнение </w:t>
      </w:r>
      <w:commentRangeStart w:id="55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ТУ и в течение 10 рабочих дней выдаёт акт допуска прибора учёта в эксплуатацию </w:t>
      </w:r>
      <w:hyperlink r:id="rId38" w:anchor="source-4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55"/>
      <w:r w:rsidR="00DE777E">
        <w:rPr>
          <w:rStyle w:val="a7"/>
        </w:rPr>
        <w:commentReference w:id="55"/>
      </w:r>
    </w:p>
    <w:p w:rsidR="009128C8" w:rsidRPr="009128C8" w:rsidRDefault="009128C8" w:rsidP="009128C8">
      <w:pPr>
        <w:numPr>
          <w:ilvl w:val="0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6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Фактическое подключение</w:t>
      </w:r>
    </w:p>
    <w:p w:rsidR="009128C8" w:rsidRPr="009128C8" w:rsidRDefault="009128C8" w:rsidP="009128C8">
      <w:pPr>
        <w:numPr>
          <w:ilvl w:val="1"/>
          <w:numId w:val="1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у заявителя есть собственные монтажные бригады, подключение производится согласно согласованному графику.</w:t>
      </w:r>
    </w:p>
    <w:p w:rsidR="009128C8" w:rsidRPr="009128C8" w:rsidRDefault="009128C8" w:rsidP="009128C8">
      <w:pPr>
        <w:numPr>
          <w:ilvl w:val="1"/>
          <w:numId w:val="1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желании воспользоваться платной услугой «подключение» компания согласовывает сроки в отдельном договоре </w:t>
      </w:r>
      <w:hyperlink r:id="rId39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Пошаговая инструкция</w:t>
      </w:r>
      <w:commentRangeEnd w:id="56"/>
      <w:r w:rsidR="00DE777E">
        <w:rPr>
          <w:rStyle w:val="a7"/>
        </w:rPr>
        <w:commentReference w:id="56"/>
      </w:r>
    </w:p>
    <w:p w:rsidR="009128C8" w:rsidRPr="009128C8" w:rsidRDefault="009128C8" w:rsidP="009128C8">
      <w:pPr>
        <w:numPr>
          <w:ilvl w:val="0"/>
          <w:numId w:val="1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Сформируйте и подайте полный пакет документов (см. таблицу в предыдущих ответах).</w:t>
      </w:r>
    </w:p>
    <w:p w:rsidR="009128C8" w:rsidRPr="009128C8" w:rsidRDefault="009128C8" w:rsidP="009128C8">
      <w:pPr>
        <w:numPr>
          <w:ilvl w:val="0"/>
          <w:numId w:val="1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Ожидайте уведомления о проверке в течение 3 рабочих дней.</w:t>
      </w:r>
    </w:p>
    <w:p w:rsidR="009128C8" w:rsidRPr="009128C8" w:rsidRDefault="009128C8" w:rsidP="009128C8">
      <w:pPr>
        <w:numPr>
          <w:ilvl w:val="0"/>
          <w:numId w:val="1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запросе недостающих документов предоставьте их в течение 20 рабочих дней.</w:t>
      </w:r>
    </w:p>
    <w:p w:rsidR="009128C8" w:rsidRPr="009128C8" w:rsidRDefault="009128C8" w:rsidP="009128C8">
      <w:pPr>
        <w:numPr>
          <w:ilvl w:val="0"/>
          <w:numId w:val="1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Получите технические условия и выполните их.</w:t>
      </w:r>
    </w:p>
    <w:p w:rsidR="009128C8" w:rsidRPr="009128C8" w:rsidRDefault="009128C8" w:rsidP="009128C8">
      <w:pPr>
        <w:numPr>
          <w:ilvl w:val="0"/>
          <w:numId w:val="1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7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Уведомьте «Башкирэнерго» о выполнении ТУ (через личный кабинет, офис или почту).</w:t>
      </w:r>
      <w:commentRangeEnd w:id="57"/>
      <w:r w:rsidR="00DE777E">
        <w:rPr>
          <w:rStyle w:val="a7"/>
        </w:rPr>
        <w:commentReference w:id="57"/>
      </w:r>
    </w:p>
    <w:p w:rsidR="009128C8" w:rsidRPr="009128C8" w:rsidRDefault="009128C8" w:rsidP="009128C8">
      <w:pPr>
        <w:numPr>
          <w:ilvl w:val="0"/>
          <w:numId w:val="1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8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Дождитесь акта допуска в течение 10 рабочих дней.</w:t>
      </w:r>
      <w:commentRangeEnd w:id="58"/>
      <w:r w:rsidR="00DE777E">
        <w:rPr>
          <w:rStyle w:val="a7"/>
        </w:rPr>
        <w:commentReference w:id="58"/>
      </w:r>
    </w:p>
    <w:p w:rsidR="009128C8" w:rsidRPr="009128C8" w:rsidRDefault="009128C8" w:rsidP="009128C8">
      <w:pPr>
        <w:numPr>
          <w:ilvl w:val="0"/>
          <w:numId w:val="12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Организуйте фактическое подключение (самостоятельно или через платную услугу компании).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условия</w:t>
      </w:r>
    </w:p>
    <w:p w:rsidR="009128C8" w:rsidRPr="009128C8" w:rsidRDefault="009128C8" w:rsidP="009128C8">
      <w:pPr>
        <w:numPr>
          <w:ilvl w:val="0"/>
          <w:numId w:val="13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Сроки могут варьироваться в зависимости от мощности объекта, выбранного уровня напряжения и наличия необходимых монтажных ресурсов.</w:t>
      </w:r>
    </w:p>
    <w:p w:rsidR="009128C8" w:rsidRPr="009128C8" w:rsidRDefault="009128C8" w:rsidP="009128C8">
      <w:pPr>
        <w:numPr>
          <w:ilvl w:val="0"/>
          <w:numId w:val="1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подключении объектов &gt; 150 кВт требуется дополнительный пакет документов и согласование схемы выдачи мощности, что может увеличить общий срок </w:t>
      </w:r>
      <w:hyperlink r:id="rId40" w:anchor="source-3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делать дальше</w:t>
      </w:r>
    </w:p>
    <w:p w:rsidR="009128C8" w:rsidRPr="009128C8" w:rsidRDefault="009128C8" w:rsidP="009128C8">
      <w:pPr>
        <w:numPr>
          <w:ilvl w:val="0"/>
          <w:numId w:val="1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Проверьте, что у вас есть все обязательные документы, и подайте заявку онлайн или в офисе.</w:t>
      </w:r>
    </w:p>
    <w:p w:rsidR="009128C8" w:rsidRPr="009128C8" w:rsidRDefault="009128C8" w:rsidP="009128C8">
      <w:pPr>
        <w:numPr>
          <w:ilvl w:val="0"/>
          <w:numId w:val="1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получения уведомления о принятии заявки следите за сроками предоставления недостающих документов и выполнения ТУ.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нужны уточнения по конкретному объекту или помощи с оформлением заявки – обратитесь в клиентский сервис «Башкирэнерго». Мы готовы помочь!</w:t>
      </w:r>
    </w:p>
    <w:p w:rsidR="009128C8" w:rsidRDefault="009128C8"/>
    <w:p w:rsidR="009128C8" w:rsidRDefault="009128C8">
      <w:pPr>
        <w:rPr>
          <w:rFonts w:ascii="Arial" w:hAnsi="Arial" w:cs="Arial"/>
          <w:color w:val="FFFFFF"/>
          <w:shd w:val="clear" w:color="auto" w:fill="0066CC"/>
        </w:rPr>
      </w:pPr>
      <w:r>
        <w:rPr>
          <w:rFonts w:ascii="Arial" w:hAnsi="Arial" w:cs="Arial"/>
          <w:color w:val="FFFFFF"/>
          <w:shd w:val="clear" w:color="auto" w:fill="0066CC"/>
        </w:rPr>
        <w:t>От чего зависит срок подключения?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Срок подключения зависит от нескольких факторов:</w:t>
      </w:r>
    </w:p>
    <w:p w:rsidR="009128C8" w:rsidRPr="009128C8" w:rsidRDefault="009128C8" w:rsidP="009128C8">
      <w:pPr>
        <w:numPr>
          <w:ilvl w:val="0"/>
          <w:numId w:val="1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Полнота пакета документов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– если в заявке отсутствуют необходимые сведения, рассмотрение </w:t>
      </w:r>
      <w:proofErr w:type="spellStart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приостановливается</w:t>
      </w:r>
      <w:proofErr w:type="spellEnd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 заявителю даётся 20 рабочих дней на их предоставление; при полном пакете заявка рассматривается в течение 3 рабочих дней </w:t>
      </w:r>
      <w:hyperlink r:id="rId41" w:anchor="source-3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0"/>
          <w:numId w:val="1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Максимальная мощность объекта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</w:t>
      </w:r>
    </w:p>
    <w:p w:rsidR="009128C8" w:rsidRPr="009128C8" w:rsidRDefault="009128C8" w:rsidP="009128C8">
      <w:pPr>
        <w:numPr>
          <w:ilvl w:val="1"/>
          <w:numId w:val="1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59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 670 кВт включительно — общий срок выполнения технологического присоединения 4 мес.</w:t>
      </w:r>
      <w:commentRangeEnd w:id="59"/>
      <w:r w:rsidR="00B16A7B">
        <w:rPr>
          <w:rStyle w:val="a7"/>
        </w:rPr>
        <w:commentReference w:id="59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</w:t>
      </w:r>
      <w:hyperlink r:id="rId42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43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9128C8" w:rsidRPr="009128C8" w:rsidRDefault="009128C8" w:rsidP="009128C8">
      <w:pPr>
        <w:numPr>
          <w:ilvl w:val="1"/>
          <w:numId w:val="1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Более 670 кВт — срок до 1 года (в отдельных случаях — до 4 лет) </w:t>
      </w:r>
      <w:hyperlink r:id="rId44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45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numPr>
          <w:ilvl w:val="0"/>
          <w:numId w:val="1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60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Расстояние до существующей сети и класс напряжения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при расстоянии ≤ 300 м (город/посёлок) или ≤ 500 м (сельская местность) и напряжении до 20 </w:t>
      </w:r>
      <w:proofErr w:type="spellStart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кВ</w:t>
      </w:r>
      <w:proofErr w:type="spellEnd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не требуется строительство новых сетевых объектов, что позволяет соблюдать указанные выше сроки </w:t>
      </w:r>
      <w:commentRangeEnd w:id="60"/>
      <w:r w:rsidR="00B16A7B">
        <w:rPr>
          <w:rStyle w:val="a7"/>
        </w:rPr>
        <w:commentReference w:id="60"/>
      </w:r>
      <w:hyperlink r:id="rId46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47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Del="00B16A7B" w:rsidRDefault="009128C8" w:rsidP="009128C8">
      <w:pPr>
        <w:numPr>
          <w:ilvl w:val="0"/>
          <w:numId w:val="15"/>
        </w:numPr>
        <w:shd w:val="clear" w:color="auto" w:fill="E9ECEF"/>
        <w:spacing w:after="0" w:line="240" w:lineRule="auto"/>
        <w:ind w:left="0"/>
        <w:rPr>
          <w:del w:id="61" w:author="Денисова Анна Борисовна" w:date="2026-04-07T10:59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62" w:author="Денисова Анна Борисовна" w:date="2026-04-07T10:59:00Z">
        <w:r w:rsidRPr="009128C8" w:rsidDel="00B16A7B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 xml:space="preserve">Выбор платной услуги </w:delText>
        </w:r>
        <w:commentRangeStart w:id="63"/>
        <w:r w:rsidRPr="009128C8" w:rsidDel="00B16A7B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«Технологическое присоединение под ключ»</w:delText>
        </w:r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 xml:space="preserve"> – </w:delText>
        </w:r>
        <w:commentRangeEnd w:id="63"/>
        <w:r w:rsidR="00B16A7B" w:rsidDel="00B16A7B">
          <w:rPr>
            <w:rStyle w:val="a7"/>
          </w:rPr>
          <w:commentReference w:id="63"/>
        </w:r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при её использовании срок выполнения работ может быть сокращён до 30 календарных дней </w:delText>
        </w:r>
        <w:r w:rsidR="00E9013B" w:rsidDel="00B16A7B">
          <w:fldChar w:fldCharType="begin"/>
        </w:r>
        <w:r w:rsidR="00E9013B" w:rsidDel="00B16A7B">
          <w:delInstrText xml:space="preserve"> HYPERLINK "http://46.191.174.57:8877/" \l "source-5" </w:delInstrText>
        </w:r>
        <w:r w:rsidR="00E9013B" w:rsidDel="00B16A7B">
          <w:fldChar w:fldCharType="separate"/>
        </w:r>
        <w:r w:rsidRPr="009128C8" w:rsidDel="00B16A7B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[5]</w:delText>
        </w:r>
        <w:r w:rsidR="00E9013B" w:rsidDel="00B16A7B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</w:p>
    <w:p w:rsidR="009128C8" w:rsidRPr="009128C8" w:rsidDel="00B16A7B" w:rsidRDefault="009128C8" w:rsidP="00B16A7B">
      <w:pPr>
        <w:numPr>
          <w:ilvl w:val="0"/>
          <w:numId w:val="15"/>
        </w:numPr>
        <w:shd w:val="clear" w:color="auto" w:fill="E9ECEF"/>
        <w:spacing w:after="0" w:line="240" w:lineRule="auto"/>
        <w:ind w:left="0"/>
        <w:rPr>
          <w:del w:id="64" w:author="Денисова Анна Борисовна" w:date="2026-04-07T11:00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6A7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Этап проверки выполнения технических условий</w:t>
      </w:r>
      <w:r w:rsidRPr="00B16A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– после уведомления о завершении ТУ ООО «Башкирэнерго» проверяет их </w:t>
      </w:r>
      <w:commentRangeStart w:id="65"/>
      <w:del w:id="66" w:author="Денисова Анна Борисовна" w:date="2026-04-07T11:00:00Z"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и выдаёт акт допуска в течение 10 рабочих дней </w:delText>
        </w:r>
        <w:r w:rsidR="00E9013B" w:rsidDel="00B16A7B">
          <w:fldChar w:fldCharType="begin"/>
        </w:r>
        <w:r w:rsidR="00E9013B" w:rsidDel="00B16A7B">
          <w:delInstrText xml:space="preserve"> HYPERLINK "http://46.191.174.57:8877/" \l "source-4" </w:delInstrText>
        </w:r>
        <w:r w:rsidR="00E9013B" w:rsidDel="00B16A7B">
          <w:fldChar w:fldCharType="separate"/>
        </w:r>
        <w:r w:rsidRPr="009128C8" w:rsidDel="00B16A7B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[4]</w:delText>
        </w:r>
        <w:r w:rsidR="00E9013B" w:rsidDel="00B16A7B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  <w:commentRangeEnd w:id="65"/>
      <w:r w:rsidR="00B16A7B">
        <w:rPr>
          <w:rStyle w:val="a7"/>
        </w:rPr>
        <w:commentReference w:id="65"/>
      </w:r>
    </w:p>
    <w:p w:rsidR="009128C8" w:rsidRPr="00B16A7B" w:rsidRDefault="009128C8">
      <w:pPr>
        <w:numPr>
          <w:ilvl w:val="0"/>
          <w:numId w:val="1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  <w:pPrChange w:id="67" w:author="Денисова Анна Борисовна" w:date="2026-04-07T11:00:00Z">
          <w:pPr>
            <w:shd w:val="clear" w:color="auto" w:fill="E9ECEF"/>
            <w:spacing w:after="0" w:line="240" w:lineRule="auto"/>
          </w:pPr>
        </w:pPrChange>
      </w:pPr>
      <w:r w:rsidRPr="00B16A7B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Итого:</w:t>
      </w:r>
      <w:r w:rsidRPr="00B16A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срок подключения определяется полнотой документов, мощностью объекта, расстоянием до сети, выбранным уровнем напряжения и тем, заказывает ли клиент платную услугу </w:t>
      </w:r>
      <w:del w:id="68" w:author="Денисова Анна Борисовна" w:date="2026-04-07T11:00:00Z">
        <w:r w:rsidRPr="00B16A7B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 xml:space="preserve">«под ключ». </w:delText>
        </w:r>
      </w:del>
      <w:r w:rsidRPr="00B16A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соблюдении всех условий и использовании ускоренной услуги подключение может занять от 30</w:t>
      </w:r>
      <w:ins w:id="69" w:author="Денисова Анна Борисовна" w:date="2026-04-07T11:00:00Z">
        <w:r w:rsidR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 xml:space="preserve"> рабочих</w:t>
        </w:r>
      </w:ins>
      <w:r w:rsidRPr="00B16A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дней до 4 месяцев (для объектов ≤ 670 кВт) или до 1 года (для более мощных объектов).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Если нужны уточнения по конкретному объекту или помощь с оформлением заявки </w:t>
      </w:r>
      <w:commentRangeStart w:id="70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– обратитесь в клиентский сервис «Башкирэнерго». </w:t>
      </w:r>
      <w:commentRangeEnd w:id="70"/>
      <w:r w:rsidR="00B16A7B">
        <w:rPr>
          <w:rStyle w:val="a7"/>
        </w:rPr>
        <w:commentReference w:id="70"/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Мы готовы помочь!</w:t>
      </w:r>
    </w:p>
    <w:p w:rsidR="009128C8" w:rsidRDefault="009128C8"/>
    <w:p w:rsidR="009128C8" w:rsidRDefault="00B16A7B">
      <w:pPr>
        <w:rPr>
          <w:rFonts w:ascii="Arial" w:hAnsi="Arial" w:cs="Arial"/>
          <w:color w:val="FFFFFF"/>
          <w:shd w:val="clear" w:color="auto" w:fill="0066CC"/>
        </w:rPr>
      </w:pPr>
      <w:ins w:id="71" w:author="Денисова Анна Борисовна" w:date="2026-04-07T11:01:00Z">
        <w:r>
          <w:rPr>
            <w:rFonts w:ascii="Arial" w:hAnsi="Arial" w:cs="Arial"/>
            <w:color w:val="FFFFFF"/>
            <w:shd w:val="clear" w:color="auto" w:fill="0066CC"/>
          </w:rPr>
          <w:t xml:space="preserve">5. </w:t>
        </w:r>
      </w:ins>
      <w:r w:rsidR="009128C8">
        <w:rPr>
          <w:rFonts w:ascii="Arial" w:hAnsi="Arial" w:cs="Arial"/>
          <w:color w:val="FFFFFF"/>
          <w:shd w:val="clear" w:color="auto" w:fill="0066CC"/>
        </w:rPr>
        <w:t>Сколько стоит подключиться к сетям?</w:t>
      </w:r>
    </w:p>
    <w:p w:rsidR="009128C8" w:rsidRDefault="009128C8"/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72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Стоимость подключения к электроэнергетической сети рассчитывается по тарифной ставке за 1 кВт мощности объекта.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большинства потребителей (без льгот) действующая ставка — (6 000) рублей за кВт (с учётом НДС) в период с 1 января 2025 г. по 31 декабря 2025 г. </w:t>
      </w:r>
      <w:hyperlink r:id="rId48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49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определённых социальных категорий ставка снижается до (1 198,77) рублей за кВт (с учётом НДС) </w:t>
      </w:r>
      <w:hyperlink r:id="rId50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51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72"/>
      <w:r w:rsidR="00B16A7B">
        <w:rPr>
          <w:rStyle w:val="a7"/>
        </w:rPr>
        <w:commentReference w:id="72"/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Формула расчёта общей стоимости подключения</w:t>
      </w:r>
    </w:p>
    <w:p w:rsidR="009128C8" w:rsidRPr="009128C8" w:rsidRDefault="009128C8" w:rsidP="009128C8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P=T×N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T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×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где</w:t>
      </w:r>
    </w:p>
    <w:p w:rsidR="009128C8" w:rsidRPr="009128C8" w:rsidRDefault="009128C8" w:rsidP="009128C8">
      <w:pPr>
        <w:numPr>
          <w:ilvl w:val="0"/>
          <w:numId w:val="16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(P) — общая сумма оплаты за подключение,</w:t>
      </w:r>
    </w:p>
    <w:p w:rsidR="009128C8" w:rsidRPr="009128C8" w:rsidRDefault="009128C8" w:rsidP="009128C8">
      <w:pPr>
        <w:numPr>
          <w:ilvl w:val="0"/>
          <w:numId w:val="16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(T) — тарифная ставка за 1 кВт (6000 руб./кВт или 1198,77 руб./кВт в зависимости от категории),</w:t>
      </w:r>
    </w:p>
    <w:p w:rsidR="009128C8" w:rsidRPr="009128C8" w:rsidRDefault="009128C8" w:rsidP="009128C8">
      <w:pPr>
        <w:numPr>
          <w:ilvl w:val="0"/>
          <w:numId w:val="16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(N) — запрашиваемая максимальная мощность объекта в кВт.</w:t>
      </w:r>
    </w:p>
    <w:p w:rsidR="009128C8" w:rsidRPr="009128C8" w:rsidDel="00B16A7B" w:rsidRDefault="009128C8" w:rsidP="009128C8">
      <w:pPr>
        <w:shd w:val="clear" w:color="auto" w:fill="E9ECEF"/>
        <w:spacing w:after="0" w:line="240" w:lineRule="auto"/>
        <w:rPr>
          <w:del w:id="73" w:author="Денисова Анна Борисовна" w:date="2026-04-07T11:02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74" w:author="Денисова Анна Борисовна" w:date="2026-04-07T11:02:00Z">
        <w:r w:rsidRPr="009128C8" w:rsidDel="00B16A7B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Пример расчёта</w:delText>
        </w:r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 (для объекта мощностью (N = 20) кВт):</w:delText>
        </w:r>
      </w:del>
    </w:p>
    <w:p w:rsidR="009128C8" w:rsidRPr="009128C8" w:rsidDel="00B16A7B" w:rsidRDefault="009128C8" w:rsidP="009128C8">
      <w:pPr>
        <w:numPr>
          <w:ilvl w:val="0"/>
          <w:numId w:val="17"/>
        </w:numPr>
        <w:shd w:val="clear" w:color="auto" w:fill="E9ECEF"/>
        <w:spacing w:before="60" w:after="60" w:line="240" w:lineRule="auto"/>
        <w:ind w:left="0"/>
        <w:rPr>
          <w:del w:id="75" w:author="Денисова Анна Борисовна" w:date="2026-04-07T11:02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76" w:author="Денисова Анна Борисовна" w:date="2026-04-07T11:02:00Z"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без льгот: (P = 6 000 \times 20 = 120 000) рублей;</w:delText>
        </w:r>
      </w:del>
    </w:p>
    <w:p w:rsidR="009128C8" w:rsidRPr="009128C8" w:rsidDel="00B16A7B" w:rsidRDefault="009128C8" w:rsidP="009128C8">
      <w:pPr>
        <w:numPr>
          <w:ilvl w:val="0"/>
          <w:numId w:val="17"/>
        </w:numPr>
        <w:shd w:val="clear" w:color="auto" w:fill="E9ECEF"/>
        <w:spacing w:before="60" w:after="60" w:line="240" w:lineRule="auto"/>
        <w:ind w:left="0"/>
        <w:rPr>
          <w:del w:id="77" w:author="Денисова Анна Борисовна" w:date="2026-04-07T11:02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78" w:author="Денисова Анна Борисовна" w:date="2026-04-07T11:02:00Z">
        <w:r w:rsidRPr="009128C8" w:rsidDel="00B16A7B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с льготой: (P = 1 198,77 \times 20 \approx 23 975,40) рублей.</w:delText>
        </w:r>
      </w:del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Точная стоимость определяется индивидуально в зависимости от заявленной мощности и наличия льгот.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нужно сделать</w:t>
      </w:r>
    </w:p>
    <w:p w:rsidR="009128C8" w:rsidRPr="009128C8" w:rsidRDefault="009128C8" w:rsidP="009128C8">
      <w:pPr>
        <w:numPr>
          <w:ilvl w:val="0"/>
          <w:numId w:val="1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Уточните максимальную мощность вашего объекта (в кВт).</w:t>
      </w:r>
    </w:p>
    <w:p w:rsidR="009128C8" w:rsidRPr="009128C8" w:rsidRDefault="009128C8" w:rsidP="009128C8">
      <w:pPr>
        <w:numPr>
          <w:ilvl w:val="0"/>
          <w:numId w:val="1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Определите, относится ли вы к социальной категории, получающей льготную ставку.</w:t>
      </w:r>
    </w:p>
    <w:p w:rsidR="009128C8" w:rsidRPr="009128C8" w:rsidRDefault="009128C8" w:rsidP="009128C8">
      <w:pPr>
        <w:numPr>
          <w:ilvl w:val="0"/>
          <w:numId w:val="1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Подайте заявку в личный кабинет «Башкирэнерго» или в офис, указав мощность и документы, подтверждающие льготы (если есть).</w:t>
      </w:r>
    </w:p>
    <w:p w:rsidR="009128C8" w:rsidRPr="009128C8" w:rsidRDefault="009128C8" w:rsidP="009128C8">
      <w:pPr>
        <w:numPr>
          <w:ilvl w:val="0"/>
          <w:numId w:val="1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расчёта тарифов вам будет предоставлена окончательная сумма подключения.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требуется уточнение по вашему конкретному объекту или помощь с оформлением заявки – обратитесь в клиентский сервис «Башкирэнерго». Мы готовы помочь!</w:t>
      </w:r>
    </w:p>
    <w:p w:rsidR="009128C8" w:rsidRDefault="009128C8"/>
    <w:p w:rsidR="009128C8" w:rsidRDefault="00B16A7B">
      <w:ins w:id="79" w:author="Денисова Анна Борисовна" w:date="2026-04-07T11:03:00Z">
        <w:r>
          <w:rPr>
            <w:rFonts w:ascii="Arial" w:hAnsi="Arial" w:cs="Arial"/>
            <w:color w:val="FFFFFF"/>
            <w:shd w:val="clear" w:color="auto" w:fill="0066CC"/>
          </w:rPr>
          <w:t xml:space="preserve">6. </w:t>
        </w:r>
      </w:ins>
      <w:r w:rsidR="009128C8">
        <w:rPr>
          <w:rFonts w:ascii="Arial" w:hAnsi="Arial" w:cs="Arial"/>
          <w:color w:val="FFFFFF"/>
          <w:shd w:val="clear" w:color="auto" w:fill="0066CC"/>
        </w:rPr>
        <w:t xml:space="preserve">Есть ли какие </w:t>
      </w:r>
      <w:proofErr w:type="spellStart"/>
      <w:r w:rsidR="009128C8">
        <w:rPr>
          <w:rFonts w:ascii="Arial" w:hAnsi="Arial" w:cs="Arial"/>
          <w:color w:val="FFFFFF"/>
          <w:shd w:val="clear" w:color="auto" w:fill="0066CC"/>
        </w:rPr>
        <w:t>соц</w:t>
      </w:r>
      <w:proofErr w:type="spellEnd"/>
      <w:r w:rsidR="009128C8">
        <w:rPr>
          <w:rFonts w:ascii="Arial" w:hAnsi="Arial" w:cs="Arial"/>
          <w:color w:val="FFFFFF"/>
          <w:shd w:val="clear" w:color="auto" w:fill="0066CC"/>
        </w:rPr>
        <w:t xml:space="preserve"> льготы для подключения?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80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Социальные льготы на подключение к электрическим сетям существуют. Для заявителей, относящихся к определённым социальным категориям, применяется льготная тарифная ставка — (1,198,77) рублей за кВт (с учётом НДС) вместо базовой ставки (6,000) рублей за кВт </w:t>
      </w:r>
      <w:hyperlink r:id="rId52" w:anchor="source-4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hyperlink r:id="rId53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80"/>
      <w:r w:rsidR="00B16A7B">
        <w:rPr>
          <w:rStyle w:val="a7"/>
        </w:rPr>
        <w:commentReference w:id="80"/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Кто может воспользоваться льготой</w:t>
      </w:r>
    </w:p>
    <w:p w:rsidR="009128C8" w:rsidRPr="009128C8" w:rsidRDefault="009128C8" w:rsidP="009128C8">
      <w:pPr>
        <w:numPr>
          <w:ilvl w:val="0"/>
          <w:numId w:val="19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Члены малоимущих семей с доходом ниже прожиточного минимума;</w:t>
      </w:r>
    </w:p>
    <w:p w:rsidR="009128C8" w:rsidRPr="009128C8" w:rsidRDefault="009128C8" w:rsidP="009128C8">
      <w:pPr>
        <w:numPr>
          <w:ilvl w:val="0"/>
          <w:numId w:val="19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Ветераны;</w:t>
      </w:r>
    </w:p>
    <w:p w:rsidR="009128C8" w:rsidRPr="009128C8" w:rsidRDefault="009128C8" w:rsidP="009128C8">
      <w:pPr>
        <w:numPr>
          <w:ilvl w:val="0"/>
          <w:numId w:val="19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Инвалиды;</w:t>
      </w:r>
    </w:p>
    <w:p w:rsidR="009128C8" w:rsidRPr="009128C8" w:rsidRDefault="009128C8" w:rsidP="009128C8">
      <w:pPr>
        <w:numPr>
          <w:ilvl w:val="0"/>
          <w:numId w:val="19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Многодетные семьи;</w:t>
      </w:r>
    </w:p>
    <w:p w:rsidR="009128C8" w:rsidRPr="009128C8" w:rsidRDefault="009128C8" w:rsidP="009128C8">
      <w:pPr>
        <w:numPr>
          <w:ilvl w:val="0"/>
          <w:numId w:val="1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Граждане, пострадавшие от радиационного воздействия (Чернобыль, ядерные испытания, авария на «Маяк», и др.);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Эти категории перечислены в паспорте услуги до 15 кВт </w:t>
      </w:r>
      <w:hyperlink r:id="rId54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 подтверждены в нормативных актах </w:t>
      </w:r>
      <w:hyperlink r:id="rId55" w:anchor="source-3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Как рассчитывается стоимость подключения с учётом льготы</w:t>
      </w:r>
    </w:p>
    <w:p w:rsidR="009128C8" w:rsidRPr="009128C8" w:rsidRDefault="009128C8" w:rsidP="009128C8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P=T×N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T</w:t>
      </w:r>
      <w:r w:rsidRPr="009128C8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×</w:t>
      </w:r>
      <w:r w:rsidRPr="009128C8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</w:p>
    <w:p w:rsidR="009128C8" w:rsidRPr="009128C8" w:rsidRDefault="009128C8" w:rsidP="009128C8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где</w:t>
      </w:r>
    </w:p>
    <w:p w:rsidR="009128C8" w:rsidRPr="009128C8" w:rsidRDefault="009128C8" w:rsidP="009128C8">
      <w:pPr>
        <w:numPr>
          <w:ilvl w:val="0"/>
          <w:numId w:val="2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(P) — общая сумма оплаты за технологическое присоединение;</w:t>
      </w:r>
    </w:p>
    <w:p w:rsidR="009128C8" w:rsidRPr="009128C8" w:rsidRDefault="009128C8" w:rsidP="009128C8">
      <w:pPr>
        <w:numPr>
          <w:ilvl w:val="0"/>
          <w:numId w:val="2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(T) — тарифная ставка за 1 кВт (для льготных категорий (T = 1,198,77) руб.; для остальных (T = 6,000) руб.);</w:t>
      </w:r>
    </w:p>
    <w:p w:rsidR="009128C8" w:rsidRPr="009128C8" w:rsidRDefault="009128C8" w:rsidP="009128C8">
      <w:pPr>
        <w:numPr>
          <w:ilvl w:val="0"/>
          <w:numId w:val="2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(N) — запрашиваемая максимальная мощность объекта в кВт.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Пошаговая инструкция получения льготы</w:t>
      </w:r>
    </w:p>
    <w:p w:rsidR="009128C8" w:rsidRPr="009128C8" w:rsidRDefault="009128C8" w:rsidP="009128C8">
      <w:pPr>
        <w:numPr>
          <w:ilvl w:val="0"/>
          <w:numId w:val="2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Определите свою категорию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проверьте, относится ли вы к одной из перечисленных выше групп.</w:t>
      </w:r>
    </w:p>
    <w:p w:rsidR="009128C8" w:rsidRPr="009128C8" w:rsidRDefault="009128C8" w:rsidP="009128C8">
      <w:pPr>
        <w:numPr>
          <w:ilvl w:val="0"/>
          <w:numId w:val="2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81"/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Соберите подтверждающие документы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справки, удостоверения, выписки о доходах и т.п., указанные в паспорте услуги </w:t>
      </w:r>
      <w:hyperlink r:id="rId56" w:anchor="source-1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81"/>
      <w:r w:rsidR="00B16A7B">
        <w:rPr>
          <w:rStyle w:val="a7"/>
        </w:rPr>
        <w:commentReference w:id="81"/>
      </w:r>
    </w:p>
    <w:p w:rsidR="009128C8" w:rsidRPr="009128C8" w:rsidRDefault="009128C8" w:rsidP="009128C8">
      <w:pPr>
        <w:numPr>
          <w:ilvl w:val="0"/>
          <w:numId w:val="2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Заполните заявку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в личном кабинете на сайте </w:t>
      </w:r>
      <w:hyperlink r:id="rId57" w:history="1">
        <w:r w:rsidRPr="009128C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www.bashkirenergo.ru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или в офисе, указав мощность объекта и приложив документы.</w:t>
      </w:r>
    </w:p>
    <w:p w:rsidR="009128C8" w:rsidRPr="009128C8" w:rsidRDefault="009128C8" w:rsidP="009128C8">
      <w:pPr>
        <w:numPr>
          <w:ilvl w:val="0"/>
          <w:numId w:val="2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Подайте документы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</w:t>
      </w:r>
      <w:r w:rsidRPr="00F26DCD">
        <w:rPr>
          <w:rFonts w:ascii="Arial" w:eastAsia="Times New Roman" w:hAnsi="Arial" w:cs="Arial"/>
          <w:color w:val="333333"/>
          <w:sz w:val="24"/>
          <w:szCs w:val="24"/>
          <w:highlight w:val="yellow"/>
          <w:lang w:eastAsia="ru-RU"/>
          <w:rPrChange w:id="82" w:author="Денисова Анна Борисовна" w:date="2026-04-07T11:05:00Z">
            <w:rPr>
              <w:rFonts w:ascii="Arial" w:eastAsia="Times New Roman" w:hAnsi="Arial" w:cs="Arial"/>
              <w:color w:val="333333"/>
              <w:sz w:val="24"/>
              <w:szCs w:val="24"/>
              <w:lang w:eastAsia="ru-RU"/>
            </w:rPr>
          </w:rPrChange>
        </w:rPr>
        <w:t> </w:t>
      </w:r>
      <w:proofErr w:type="spellStart"/>
      <w:r w:rsidRPr="00F26DCD">
        <w:rPr>
          <w:rFonts w:ascii="Arial" w:eastAsia="Times New Roman" w:hAnsi="Arial" w:cs="Arial"/>
          <w:color w:val="333333"/>
          <w:sz w:val="24"/>
          <w:szCs w:val="24"/>
          <w:highlight w:val="yellow"/>
          <w:lang w:eastAsia="ru-RU"/>
          <w:rPrChange w:id="83" w:author="Денисова Анна Борисовна" w:date="2026-04-07T11:05:00Z">
            <w:rPr>
              <w:rFonts w:ascii="Arial" w:eastAsia="Times New Roman" w:hAnsi="Arial" w:cs="Arial"/>
              <w:color w:val="333333"/>
              <w:sz w:val="24"/>
              <w:szCs w:val="24"/>
              <w:lang w:eastAsia="ru-RU"/>
            </w:rPr>
          </w:rPrChange>
        </w:rPr>
        <w:t>официте</w:t>
      </w:r>
      <w:proofErr w:type="spellEnd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их в отдел обслуживания клиентов; после проверки будет применена льготная ставка.</w:t>
      </w:r>
    </w:p>
    <w:p w:rsidR="009128C8" w:rsidRPr="009128C8" w:rsidRDefault="009128C8" w:rsidP="009128C8">
      <w:pPr>
        <w:numPr>
          <w:ilvl w:val="0"/>
          <w:numId w:val="2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Получите расчёт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с учётной службой будет рассчитана окончательная сумма по формуле выше.</w:t>
      </w:r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условия</w:t>
      </w:r>
    </w:p>
    <w:p w:rsidR="009128C8" w:rsidRPr="009128C8" w:rsidRDefault="009128C8" w:rsidP="009128C8">
      <w:pPr>
        <w:numPr>
          <w:ilvl w:val="0"/>
          <w:numId w:val="2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Льготная ставка применяется только при соблюдении расстояния до существующей сети (не более 300 м в городе/посёлке, 500 м в сельской местности) и при подключении к сетям напряжением до 0,4 </w:t>
      </w:r>
      <w:proofErr w:type="spellStart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кВ</w:t>
      </w:r>
      <w:proofErr w:type="spellEnd"/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</w:t>
      </w:r>
      <w:hyperlink r:id="rId58" w:anchor="source-2" w:history="1">
        <w:r w:rsidRPr="009128C8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128C8" w:rsidRPr="009128C8" w:rsidDel="00F26DCD" w:rsidRDefault="009128C8" w:rsidP="009128C8">
      <w:pPr>
        <w:numPr>
          <w:ilvl w:val="0"/>
          <w:numId w:val="22"/>
        </w:numPr>
        <w:shd w:val="clear" w:color="auto" w:fill="E9ECEF"/>
        <w:spacing w:after="0" w:line="240" w:lineRule="auto"/>
        <w:ind w:left="0"/>
        <w:rPr>
          <w:del w:id="84" w:author="Денисова Анна Борисовна" w:date="2026-04-07T11:06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85"/>
      <w:del w:id="86" w:author="Денисова Анна Борисовна" w:date="2026-04-07T11:06:00Z">
        <w:r w:rsidRPr="009128C8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В некоторых нормативных документах указана альтернативная льготная ставка — (1,000) рублей за кВт </w:delText>
        </w:r>
        <w:r w:rsidR="00E9013B" w:rsidDel="00F26DCD">
          <w:fldChar w:fldCharType="begin"/>
        </w:r>
        <w:r w:rsidR="00E9013B" w:rsidDel="00F26DCD">
          <w:delInstrText xml:space="preserve"> HYPERLINK "http://46.191.174.57:8877/" \l "source-3" </w:delInstrText>
        </w:r>
        <w:r w:rsidR="00E9013B" w:rsidDel="00F26DCD">
          <w:fldChar w:fldCharType="separate"/>
        </w:r>
        <w:r w:rsidRPr="009128C8" w:rsidDel="00F26DC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[3]</w:delText>
        </w:r>
        <w:r w:rsidR="00E9013B" w:rsidDel="00F26DC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9128C8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; уточняйте её применение у специалиста.</w:delText>
        </w:r>
        <w:commentRangeEnd w:id="85"/>
        <w:r w:rsidR="00F26DCD" w:rsidDel="00F26DCD">
          <w:rPr>
            <w:rStyle w:val="a7"/>
          </w:rPr>
          <w:commentReference w:id="85"/>
        </w:r>
      </w:del>
    </w:p>
    <w:p w:rsidR="009128C8" w:rsidRPr="009128C8" w:rsidRDefault="009128C8" w:rsidP="009128C8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128C8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дальше</w:t>
      </w:r>
      <w:r w:rsidRPr="009128C8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Для уточнения деталей вашего конкретного объекта и получения полной информации о необходимых документах обратитесь в клиентский сервис «Башкирэнерго» или подайте заявку через личный кабинет. Мы готовы помочь!</w:t>
      </w:r>
    </w:p>
    <w:p w:rsidR="009128C8" w:rsidRDefault="009128C8"/>
    <w:p w:rsidR="009128C8" w:rsidRDefault="00F26DCD">
      <w:pPr>
        <w:rPr>
          <w:rFonts w:ascii="Arial" w:hAnsi="Arial" w:cs="Arial"/>
          <w:color w:val="FFFFFF"/>
          <w:shd w:val="clear" w:color="auto" w:fill="0066CC"/>
        </w:rPr>
      </w:pPr>
      <w:ins w:id="87" w:author="Денисова Анна Борисовна" w:date="2026-04-07T11:07:00Z">
        <w:r>
          <w:rPr>
            <w:rFonts w:ascii="Arial" w:hAnsi="Arial" w:cs="Arial"/>
            <w:color w:val="FFFFFF"/>
            <w:shd w:val="clear" w:color="auto" w:fill="0066CC"/>
          </w:rPr>
          <w:t xml:space="preserve">7. </w:t>
        </w:r>
      </w:ins>
      <w:r w:rsidR="006E61E4">
        <w:rPr>
          <w:rFonts w:ascii="Arial" w:hAnsi="Arial" w:cs="Arial"/>
          <w:color w:val="FFFFFF"/>
          <w:shd w:val="clear" w:color="auto" w:fill="0066CC"/>
        </w:rPr>
        <w:t xml:space="preserve">Сколько стоит 1 </w:t>
      </w:r>
      <w:proofErr w:type="spellStart"/>
      <w:r w:rsidR="006E61E4">
        <w:rPr>
          <w:rFonts w:ascii="Arial" w:hAnsi="Arial" w:cs="Arial"/>
          <w:color w:val="FFFFFF"/>
          <w:shd w:val="clear" w:color="auto" w:fill="0066CC"/>
        </w:rPr>
        <w:t>кв</w:t>
      </w:r>
      <w:proofErr w:type="spellEnd"/>
      <w:r w:rsidR="006E61E4">
        <w:rPr>
          <w:rFonts w:ascii="Arial" w:hAnsi="Arial" w:cs="Arial"/>
          <w:color w:val="FFFFFF"/>
          <w:shd w:val="clear" w:color="auto" w:fill="0066CC"/>
        </w:rPr>
        <w:t xml:space="preserve"> при присоединении?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88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Стоимость подключения за 1 кВт</w:t>
      </w:r>
    </w:p>
    <w:p w:rsidR="00636781" w:rsidRPr="00636781" w:rsidRDefault="00636781" w:rsidP="00636781">
      <w:pPr>
        <w:numPr>
          <w:ilvl w:val="0"/>
          <w:numId w:val="2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Стандартная тарифная ставка — (6 000) рублей за кВт (с учётом НДС) </w:t>
      </w:r>
      <w:hyperlink r:id="rId59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hyperlink r:id="rId60" w:anchor="source-5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[5]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2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указанных социальных категорий (малоимущие семьи, ветераны, инвалиды, многодетные семьи, лица, пострадавшие от радиационного воздействия) применяется льготная ставка — (1 198,77) рублей за кВт (с учётом НДС) </w:t>
      </w:r>
      <w:hyperlink r:id="rId61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hyperlink r:id="rId62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88"/>
      <w:r w:rsidR="00F26DCD">
        <w:rPr>
          <w:rStyle w:val="a7"/>
        </w:rPr>
        <w:commentReference w:id="88"/>
      </w:r>
    </w:p>
    <w:p w:rsidR="00636781" w:rsidRPr="00636781" w:rsidDel="00F26DCD" w:rsidRDefault="00636781" w:rsidP="00636781">
      <w:pPr>
        <w:numPr>
          <w:ilvl w:val="0"/>
          <w:numId w:val="23"/>
        </w:numPr>
        <w:shd w:val="clear" w:color="auto" w:fill="E9ECEF"/>
        <w:spacing w:after="0" w:line="240" w:lineRule="auto"/>
        <w:ind w:left="0"/>
        <w:rPr>
          <w:del w:id="89" w:author="Денисова Анна Борисовна" w:date="2026-04-07T11:06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90" w:author="Денисова Анна Борисовна" w:date="2026-04-07T11:06:00Z">
        <w:r w:rsidRPr="00636781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В некоторых случаях, при соблюдении условий расстояния до сети, может использоваться альтернативная льготная ставка — (1 000) рублей за кВт </w:delText>
        </w:r>
        <w:r w:rsidR="00E9013B" w:rsidDel="00F26DCD">
          <w:fldChar w:fldCharType="begin"/>
        </w:r>
        <w:r w:rsidR="00E9013B" w:rsidDel="00F26DCD">
          <w:delInstrText xml:space="preserve"> HYPERLINK "http://46.191.174.57:8877/" \l "source-3" </w:delInstrText>
        </w:r>
        <w:r w:rsidR="00E9013B" w:rsidDel="00F26DCD">
          <w:fldChar w:fldCharType="separate"/>
        </w:r>
        <w:r w:rsidRPr="00636781" w:rsidDel="00F26DC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[3]</w:delText>
        </w:r>
        <w:r w:rsidR="00E9013B" w:rsidDel="00F26DC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636781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Формула расчёта общей стоимости подключения</w:t>
      </w:r>
    </w:p>
    <w:p w:rsidR="00636781" w:rsidRPr="00636781" w:rsidRDefault="00636781" w:rsidP="00636781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P=T×N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T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×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где</w:t>
      </w:r>
    </w:p>
    <w:p w:rsidR="00636781" w:rsidRPr="00636781" w:rsidRDefault="00636781" w:rsidP="00636781">
      <w:pPr>
        <w:numPr>
          <w:ilvl w:val="0"/>
          <w:numId w:val="2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(P) — общая сумма оплаты за технологическое присоединение,</w:t>
      </w:r>
    </w:p>
    <w:p w:rsidR="00636781" w:rsidRPr="00636781" w:rsidRDefault="00636781" w:rsidP="00636781">
      <w:pPr>
        <w:numPr>
          <w:ilvl w:val="0"/>
          <w:numId w:val="2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(T) — тарифная ставка за 1 кВт (6000 руб./кВт, 1198,77 руб./кВт или 1000 руб./кВт в зависимости от категории),</w:t>
      </w:r>
    </w:p>
    <w:p w:rsidR="00636781" w:rsidRPr="00636781" w:rsidRDefault="00636781" w:rsidP="00636781">
      <w:pPr>
        <w:numPr>
          <w:ilvl w:val="0"/>
          <w:numId w:val="24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(N) — запрашиваемая максимальная мощность объекта в кВт.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Пошаговая инструкция получения льготной ставки</w:t>
      </w:r>
    </w:p>
    <w:p w:rsidR="00636781" w:rsidRPr="00636781" w:rsidRDefault="00636781" w:rsidP="00636781">
      <w:pPr>
        <w:numPr>
          <w:ilvl w:val="0"/>
          <w:numId w:val="2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Определите, относится ли вы к одной из социальных категорий, указанных в нормативных актах </w:t>
      </w:r>
      <w:hyperlink r:id="rId63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25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Соберите подтверждающие </w:t>
      </w:r>
      <w:commentRangeStart w:id="91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документы (справки, удостоверения, выписки о доходах).</w:t>
      </w:r>
      <w:commentRangeEnd w:id="91"/>
      <w:r w:rsidR="00F26DCD">
        <w:rPr>
          <w:rStyle w:val="a7"/>
        </w:rPr>
        <w:commentReference w:id="91"/>
      </w:r>
    </w:p>
    <w:p w:rsidR="00636781" w:rsidRPr="00636781" w:rsidRDefault="00636781" w:rsidP="00636781">
      <w:pPr>
        <w:numPr>
          <w:ilvl w:val="0"/>
          <w:numId w:val="25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Подайте заявку в личный кабинет «Башкирэнерго» или в офис, указав мощность и приложив документы.</w:t>
      </w:r>
    </w:p>
    <w:p w:rsidR="00636781" w:rsidRPr="00636781" w:rsidRDefault="00636781" w:rsidP="00636781">
      <w:pPr>
        <w:numPr>
          <w:ilvl w:val="0"/>
          <w:numId w:val="2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При проверке документов будет применена льготная ставка — (1 198,77) руб./кВт </w:t>
      </w:r>
      <w:del w:id="92" w:author="Денисова Анна Борисовна" w:date="2026-04-07T11:07:00Z">
        <w:r w:rsidRPr="00636781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 xml:space="preserve">(или (1 000) руб./кВт при </w:delText>
        </w:r>
        <w:commentRangeStart w:id="93"/>
        <w:r w:rsidRPr="00636781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выполнении</w:delText>
        </w:r>
      </w:del>
      <w:commentRangeEnd w:id="93"/>
      <w:r w:rsidR="00F26DCD">
        <w:rPr>
          <w:rStyle w:val="a7"/>
        </w:rPr>
        <w:commentReference w:id="93"/>
      </w:r>
      <w:del w:id="94" w:author="Денисова Анна Борисовна" w:date="2026-04-07T11:07:00Z">
        <w:r w:rsidRPr="00636781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 xml:space="preserve"> условий расстояния) </w:delText>
        </w:r>
      </w:del>
      <w:hyperlink r:id="rId64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hyperlink r:id="rId65" w:anchor="source-6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[6]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условия</w:t>
      </w:r>
    </w:p>
    <w:p w:rsidR="00636781" w:rsidRPr="00636781" w:rsidRDefault="00636781" w:rsidP="00636781">
      <w:pPr>
        <w:numPr>
          <w:ilvl w:val="0"/>
          <w:numId w:val="26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Льготная ставка действует при подключении к сетям напряжением до 0,4 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кВ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при расстоянии от границ участка заявителя до ближайшего объекта сети не более 300 м в городе/посёлке и не более 500 м в сельской местности </w:t>
      </w:r>
      <w:hyperlink r:id="rId66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67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26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95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объектов мощностью до 15 кВт применяется формула с минимумом из двух величин — стандартизированная тарифная ставка и льготная ставка </w:t>
      </w:r>
      <w:commentRangeEnd w:id="95"/>
      <w:r w:rsidR="00F26DCD">
        <w:rPr>
          <w:rStyle w:val="a7"/>
        </w:rPr>
        <w:commentReference w:id="95"/>
      </w:r>
      <w:hyperlink r:id="rId68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дальше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точного расчёта стоимости вашего конкретного объекта и уточнения необходимости предоставления документов обратитесь в клиентский сервис «Башкирэнерго» или подайте заявку через личный кабинет. Мы готовы помочь!</w:t>
      </w:r>
    </w:p>
    <w:p w:rsidR="006E61E4" w:rsidRDefault="006E61E4"/>
    <w:p w:rsidR="00636781" w:rsidRDefault="00F26DCD">
      <w:pPr>
        <w:rPr>
          <w:rFonts w:ascii="Arial" w:hAnsi="Arial" w:cs="Arial"/>
          <w:color w:val="FFFFFF"/>
          <w:shd w:val="clear" w:color="auto" w:fill="0066CC"/>
        </w:rPr>
      </w:pPr>
      <w:ins w:id="96" w:author="Денисова Анна Борисовна" w:date="2026-04-07T11:08:00Z">
        <w:r>
          <w:rPr>
            <w:rFonts w:ascii="Arial" w:hAnsi="Arial" w:cs="Arial"/>
            <w:color w:val="FFFFFF"/>
            <w:shd w:val="clear" w:color="auto" w:fill="0066CC"/>
          </w:rPr>
          <w:t xml:space="preserve">8. </w:t>
        </w:r>
      </w:ins>
      <w:r w:rsidR="00636781">
        <w:rPr>
          <w:rFonts w:ascii="Arial" w:hAnsi="Arial" w:cs="Arial"/>
          <w:color w:val="FFFFFF"/>
          <w:shd w:val="clear" w:color="auto" w:fill="0066CC"/>
        </w:rPr>
        <w:t>Сколько оплатить за договор подключения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97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Стоимость подключения за 1 кВт</w:t>
      </w:r>
    </w:p>
    <w:p w:rsidR="00636781" w:rsidRPr="00636781" w:rsidRDefault="00636781" w:rsidP="00636781">
      <w:pPr>
        <w:numPr>
          <w:ilvl w:val="0"/>
          <w:numId w:val="27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Стандартная тарифная ставка — (6,000) рублей за кВт (с учётом НДС) </w:t>
      </w:r>
      <w:hyperlink r:id="rId69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hyperlink r:id="rId70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[4]</w:t>
        </w:r>
      </w:hyperlink>
      <w:hyperlink r:id="rId71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27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заявителей, относящихся к социальным категориям (малоимущие семьи, ветераны, инвалиды, многодетные семьи, лица, пострадавшие от радиационного воздействия), применяется льготная ставка — (1,198,77) рублей за кВт (с учётом НДС) </w:t>
      </w:r>
      <w:hyperlink r:id="rId72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hyperlink r:id="rId73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97"/>
      <w:r w:rsidR="00F26DCD">
        <w:rPr>
          <w:rStyle w:val="a7"/>
        </w:rPr>
        <w:commentReference w:id="97"/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Как рассчитывается общая сумма подключения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любого типа заявки общая стоимость (P) определяется по формуле</w:t>
      </w:r>
    </w:p>
    <w:p w:rsidR="00636781" w:rsidRPr="00636781" w:rsidRDefault="00636781" w:rsidP="00636781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P=</w:t>
      </w:r>
      <w:proofErr w:type="spellStart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min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⁡{</w:t>
      </w:r>
      <w:proofErr w:type="spellStart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Pстанд.ст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;  T×N},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</w:t>
      </w:r>
      <w:proofErr w:type="spellStart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min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{</w:t>
      </w:r>
      <w:proofErr w:type="spellStart"/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636781">
        <w:rPr>
          <w:rFonts w:ascii="Times New Roman" w:eastAsia="Times New Roman" w:hAnsi="Times New Roman" w:cs="Times New Roman"/>
          <w:color w:val="333333"/>
          <w:sz w:val="18"/>
          <w:szCs w:val="18"/>
          <w:lang w:eastAsia="ru-RU"/>
        </w:rPr>
        <w:t>станд.ст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"/>
          <w:szCs w:val="2"/>
          <w:lang w:eastAsia="ru-RU"/>
        </w:rPr>
        <w:t>​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;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T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×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},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где</w:t>
      </w:r>
    </w:p>
    <w:p w:rsidR="00636781" w:rsidRPr="00636781" w:rsidRDefault="00636781" w:rsidP="00636781">
      <w:pPr>
        <w:numPr>
          <w:ilvl w:val="0"/>
          <w:numId w:val="2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(P_{\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text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{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станд.ст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}}) — стоимость мероприятий, рассчитанная с использованием стандартизированных тарифных ставок;</w:t>
      </w:r>
    </w:p>
    <w:p w:rsidR="00636781" w:rsidRPr="00636781" w:rsidRDefault="00636781" w:rsidP="00636781">
      <w:pPr>
        <w:numPr>
          <w:ilvl w:val="0"/>
          <w:numId w:val="2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(T) — тарифная ставка за 1 кВт ( (6,000) руб./кВт для обычных заявок, (1,198,77) руб./кВт для льготных категорий);</w:t>
      </w:r>
    </w:p>
    <w:p w:rsidR="00636781" w:rsidRPr="00636781" w:rsidRDefault="00636781" w:rsidP="00636781">
      <w:pPr>
        <w:numPr>
          <w:ilvl w:val="0"/>
          <w:numId w:val="2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(N) — запрашиваемая максимальная мощность объекта в кВт.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Эта формула указана в Постановлении №508 </w:t>
      </w:r>
      <w:hyperlink r:id="rId74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FF0EFA" w:rsidP="006367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82388D">
          <v:rect id="_x0000_i1025" style="width:0;height:1.5pt" o:hralign="center" o:hrstd="t" o:hr="t" fillcolor="#a0a0a0" stroked="f"/>
        </w:pict>
      </w:r>
    </w:p>
    <w:p w:rsidR="00636781" w:rsidRPr="00636781" w:rsidRDefault="00636781" w:rsidP="00636781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commentRangeStart w:id="98"/>
      <w:r w:rsidRPr="00636781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Пошаговая инструкция получения льготной ставки</w:t>
      </w:r>
    </w:p>
    <w:p w:rsidR="00636781" w:rsidRPr="00636781" w:rsidRDefault="00636781" w:rsidP="00636781">
      <w:pPr>
        <w:numPr>
          <w:ilvl w:val="0"/>
          <w:numId w:val="2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Определите свою категорию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проверьте, относитесь ли вы к одной из социальных групп, перечисленных в нормативных актах </w:t>
      </w:r>
      <w:hyperlink r:id="rId75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hyperlink r:id="rId76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2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Соберите подтверждающие документы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справки о доходах, пенсионные удостоверения, справки о инвалидности и пр., указанные в паспорте услуги </w:t>
      </w:r>
      <w:hyperlink r:id="rId77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2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Заполните заявку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в личном кабинете на сайте </w:t>
      </w:r>
      <w:hyperlink r:id="rId78" w:history="1">
        <w:r w:rsidRPr="0063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www.bashkirenergo.ru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или в ближайшем офисе, указав требуемую мощность (N) и приложив документы.</w:t>
      </w:r>
    </w:p>
    <w:p w:rsidR="00636781" w:rsidRPr="00636781" w:rsidRDefault="00636781" w:rsidP="00636781">
      <w:pPr>
        <w:numPr>
          <w:ilvl w:val="0"/>
          <w:numId w:val="2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Подайте документы в отдел обслуживания клиентов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после проверки будет применена льготная ставка (T = 1,198,77) руб./кВт.</w:t>
      </w:r>
    </w:p>
    <w:p w:rsidR="00636781" w:rsidRPr="00636781" w:rsidRDefault="00636781" w:rsidP="00636781">
      <w:pPr>
        <w:numPr>
          <w:ilvl w:val="0"/>
          <w:numId w:val="29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Получите расчёт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— счёт будет сформирован согласно формуле выше; при необходимости будет учтён минимум (P_{\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text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{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станд.ст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}}).</w:t>
      </w:r>
    </w:p>
    <w:p w:rsidR="00636781" w:rsidRPr="00636781" w:rsidRDefault="00FF0EFA" w:rsidP="006367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C05A7A">
          <v:rect id="_x0000_i1026" style="width:0;height:1.5pt" o:hralign="center" o:hrstd="t" o:hr="t" fillcolor="#a0a0a0" stroked="f"/>
        </w:pict>
      </w:r>
      <w:commentRangeEnd w:id="98"/>
      <w:r w:rsidR="00F26DCD">
        <w:rPr>
          <w:rStyle w:val="a7"/>
        </w:rPr>
        <w:commentReference w:id="98"/>
      </w:r>
    </w:p>
    <w:p w:rsidR="00636781" w:rsidRPr="00636781" w:rsidRDefault="00636781" w:rsidP="00636781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Формулы и расчёты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обычных заявок</w:t>
      </w:r>
    </w:p>
    <w:p w:rsidR="00636781" w:rsidRPr="00636781" w:rsidRDefault="00636781" w:rsidP="00636781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Pобыч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=</w:t>
      </w:r>
      <w:proofErr w:type="spellStart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min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⁡{</w:t>
      </w:r>
      <w:proofErr w:type="spellStart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Pстанд.ст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;  6 000×N}.</w:t>
      </w:r>
      <w:proofErr w:type="spellStart"/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636781">
        <w:rPr>
          <w:rFonts w:ascii="Times New Roman" w:eastAsia="Times New Roman" w:hAnsi="Times New Roman" w:cs="Times New Roman"/>
          <w:color w:val="333333"/>
          <w:sz w:val="18"/>
          <w:szCs w:val="18"/>
          <w:lang w:eastAsia="ru-RU"/>
        </w:rPr>
        <w:t>обыч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"/>
          <w:szCs w:val="2"/>
          <w:lang w:eastAsia="ru-RU"/>
        </w:rPr>
        <w:t>​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</w:t>
      </w:r>
      <w:proofErr w:type="spellStart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min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{</w:t>
      </w:r>
      <w:proofErr w:type="spellStart"/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636781">
        <w:rPr>
          <w:rFonts w:ascii="Times New Roman" w:eastAsia="Times New Roman" w:hAnsi="Times New Roman" w:cs="Times New Roman"/>
          <w:color w:val="333333"/>
          <w:sz w:val="18"/>
          <w:szCs w:val="18"/>
          <w:lang w:eastAsia="ru-RU"/>
        </w:rPr>
        <w:t>станд.ст</w:t>
      </w:r>
      <w:proofErr w:type="spellEnd"/>
      <w:r w:rsidRPr="00636781">
        <w:rPr>
          <w:rFonts w:ascii="Times New Roman" w:eastAsia="Times New Roman" w:hAnsi="Times New Roman" w:cs="Times New Roman"/>
          <w:color w:val="333333"/>
          <w:sz w:val="2"/>
          <w:szCs w:val="2"/>
          <w:lang w:eastAsia="ru-RU"/>
        </w:rPr>
        <w:t>​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;6000×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}.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льготных заявок</w:t>
      </w:r>
    </w:p>
    <w:p w:rsidR="00636781" w:rsidRPr="00636781" w:rsidRDefault="00636781" w:rsidP="00636781">
      <w:pPr>
        <w:shd w:val="clear" w:color="auto" w:fill="E9ECE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ru-RU"/>
        </w:rPr>
        <w:t>Pльг=min⁡{Pстанд.ст;  1 198,77×N}.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636781">
        <w:rPr>
          <w:rFonts w:ascii="Times New Roman" w:eastAsia="Times New Roman" w:hAnsi="Times New Roman" w:cs="Times New Roman"/>
          <w:color w:val="333333"/>
          <w:sz w:val="18"/>
          <w:szCs w:val="18"/>
          <w:lang w:eastAsia="ru-RU"/>
        </w:rPr>
        <w:t>льг</w:t>
      </w:r>
      <w:r w:rsidRPr="00636781">
        <w:rPr>
          <w:rFonts w:ascii="Times New Roman" w:eastAsia="Times New Roman" w:hAnsi="Times New Roman" w:cs="Times New Roman"/>
          <w:color w:val="333333"/>
          <w:sz w:val="2"/>
          <w:szCs w:val="2"/>
          <w:lang w:eastAsia="ru-RU"/>
        </w:rPr>
        <w:t>​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=min{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P</w:t>
      </w:r>
      <w:r w:rsidRPr="00636781">
        <w:rPr>
          <w:rFonts w:ascii="Times New Roman" w:eastAsia="Times New Roman" w:hAnsi="Times New Roman" w:cs="Times New Roman"/>
          <w:color w:val="333333"/>
          <w:sz w:val="18"/>
          <w:szCs w:val="18"/>
          <w:lang w:eastAsia="ru-RU"/>
        </w:rPr>
        <w:t>станд.ст</w:t>
      </w:r>
      <w:r w:rsidRPr="00636781">
        <w:rPr>
          <w:rFonts w:ascii="Times New Roman" w:eastAsia="Times New Roman" w:hAnsi="Times New Roman" w:cs="Times New Roman"/>
          <w:color w:val="333333"/>
          <w:sz w:val="2"/>
          <w:szCs w:val="2"/>
          <w:lang w:eastAsia="ru-RU"/>
        </w:rPr>
        <w:t>​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;1198,77×</w:t>
      </w:r>
      <w:r w:rsidRPr="00636781">
        <w:rPr>
          <w:rFonts w:ascii="KaTeX_Math" w:eastAsia="Times New Roman" w:hAnsi="KaTeX_Math" w:cs="Times New Roman"/>
          <w:i/>
          <w:iCs/>
          <w:color w:val="333333"/>
          <w:sz w:val="26"/>
          <w:szCs w:val="26"/>
          <w:lang w:eastAsia="ru-RU"/>
        </w:rPr>
        <w:t>N</w:t>
      </w:r>
      <w:r w:rsidRPr="00636781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}.</w:t>
      </w:r>
    </w:p>
    <w:p w:rsidR="00636781" w:rsidRPr="00636781" w:rsidRDefault="00FF0EFA" w:rsidP="006367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5BF1AF">
          <v:rect id="_x0000_i1027" style="width:0;height:1.5pt" o:hralign="center" o:hrstd="t" o:hr="t" fillcolor="#a0a0a0" stroked="f"/>
        </w:pict>
      </w:r>
    </w:p>
    <w:p w:rsidR="00636781" w:rsidRPr="00636781" w:rsidRDefault="00636781" w:rsidP="00636781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Дополнительные условия</w:t>
      </w:r>
    </w:p>
    <w:p w:rsidR="00636781" w:rsidRPr="00636781" w:rsidRDefault="00636781" w:rsidP="00636781">
      <w:pPr>
        <w:numPr>
          <w:ilvl w:val="0"/>
          <w:numId w:val="30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Льготная ставка применяется при подключении к сетям напряжением до 0,4 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кВ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при расстоянии от границ участка заявителя до ближайшего объекта сети не более 300 м в городе/посёлке и не более 500 м в сельской местности </w:t>
      </w:r>
      <w:hyperlink r:id="rId79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hyperlink r:id="rId80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0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Максимальная мощность, для которой используется данная ставка, не превышает 15 кВт </w:t>
      </w:r>
      <w:hyperlink r:id="rId81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hyperlink r:id="rId82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0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превышении мощности или иных условий возможна индивидуальная оценка стоимости </w:t>
      </w:r>
      <w:hyperlink r:id="rId83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hyperlink r:id="rId84" w:anchor="source-5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[5]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FF0EFA" w:rsidP="006367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5387B1">
          <v:rect id="_x0000_i1028" style="width:0;height:1.5pt" o:hralign="center" o:hrstd="t" o:hr="t" fillcolor="#a0a0a0" stroked="f"/>
        </w:pict>
      </w:r>
    </w:p>
    <w:p w:rsidR="00636781" w:rsidRPr="00636781" w:rsidRDefault="00636781" w:rsidP="00636781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Что дальше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точного расчёта стоимости вашего конкретного подключения и уточнения перечня необходимых документов обратитесь в клиентский сервис «Башкирэнерго» или подайте заявку через личный кабинет. Мы готовы помочь!</w:t>
      </w:r>
    </w:p>
    <w:p w:rsidR="00636781" w:rsidRDefault="00636781"/>
    <w:p w:rsidR="00636781" w:rsidRDefault="00636781"/>
    <w:p w:rsidR="00636781" w:rsidRDefault="00636781"/>
    <w:p w:rsidR="00636781" w:rsidRDefault="00F26DCD">
      <w:pPr>
        <w:rPr>
          <w:rFonts w:ascii="Arial" w:hAnsi="Arial" w:cs="Arial"/>
          <w:color w:val="FFFFFF"/>
          <w:shd w:val="clear" w:color="auto" w:fill="0066CC"/>
        </w:rPr>
      </w:pPr>
      <w:ins w:id="99" w:author="Денисова Анна Борисовна" w:date="2026-04-07T11:10:00Z">
        <w:r>
          <w:rPr>
            <w:rFonts w:ascii="Arial" w:hAnsi="Arial" w:cs="Arial"/>
            <w:color w:val="FFFFFF"/>
            <w:shd w:val="clear" w:color="auto" w:fill="0066CC"/>
          </w:rPr>
          <w:t xml:space="preserve">9. </w:t>
        </w:r>
      </w:ins>
      <w:r w:rsidR="00636781">
        <w:rPr>
          <w:rFonts w:ascii="Arial" w:hAnsi="Arial" w:cs="Arial"/>
          <w:color w:val="FFFFFF"/>
          <w:shd w:val="clear" w:color="auto" w:fill="0066CC"/>
        </w:rPr>
        <w:t>хочу подключить коттедж что делать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нужно сделать для подключения коттеджа к электроэнергии</w:t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Определите требуемую мощность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Для большинства коттеджей мощность подключения не превышает 15 кВт. Если планируется мощность до 150 кВт –</w:t>
      </w:r>
      <w:commentRangeStart w:id="100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документация и порядок подачи заявки немного меняются.</w:t>
      </w:r>
      <w:commentRangeEnd w:id="100"/>
      <w:r w:rsidR="00F26DCD">
        <w:rPr>
          <w:rStyle w:val="a7"/>
        </w:rPr>
        <w:commentReference w:id="100"/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Соберите пакет документов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Копии правоустанавливающих документов на объект капитального строительства и/или земельный участок;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Копия паспорта, СНИЛС, ИНН;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наличии социальных льгот – копии подтверждающих документов (ветераны, инвалиды, многодетные семьи, малоимущие и др.);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Доверенность, если заявление подаётся представителем.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(Для физических лиц ≤ 15 кВт список указан в FAQ </w:t>
      </w:r>
      <w:hyperlink r:id="rId85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 для более мощных подключений набор документов расширяется, но базовые позиции остаются теми же </w:t>
      </w:r>
      <w:hyperlink r:id="rId86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</w:t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Подайте заявку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Через личный кабинет на сайте </w:t>
      </w:r>
      <w:hyperlink r:id="rId87" w:history="1">
        <w:r w:rsidRPr="0063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www.bashkirenergo.ru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или лично в офисе компании </w:t>
      </w:r>
      <w:hyperlink r:id="rId88" w:anchor="source-5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[5]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подаче укажите требуемую мощность и приложите подготовленные документы.</w:t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Ожидайте подготовку технических условий (ТУ)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После получения заявки «Башкирэнерго» разрабатывает ТУ и размещает </w:t>
      </w:r>
      <w:commentRangeStart w:id="101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уведомление и акт допуска в личном кабинете </w:t>
      </w:r>
      <w:hyperlink r:id="rId89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  <w:commentRangeEnd w:id="101"/>
      <w:r w:rsidR="00F26DCD">
        <w:rPr>
          <w:rStyle w:val="a7"/>
        </w:rPr>
        <w:commentReference w:id="101"/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Вам будет отправлено SMS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сообщение о готовности документов.</w:t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Выполните технические условия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подключении на уровне напряжения 0,4 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кВ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и ниже компания обеспечивает возможность присоединения и размещает в кабинете акт допуска и акт организации коммерческого учёта </w:t>
      </w:r>
      <w:hyperlink r:id="rId90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02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Подтвердите готовность к фактическому присоединению, отправив уведомление в офис, через личный кабинет или почтой </w:t>
      </w:r>
      <w:hyperlink r:id="rId91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02"/>
      <w:r w:rsidR="00F26DCD">
        <w:rPr>
          <w:rStyle w:val="a7"/>
        </w:rPr>
        <w:commentReference w:id="102"/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Фактическое присоединение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03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Строительные работы до границы участка </w:t>
      </w:r>
      <w:del w:id="104" w:author="Денисова Анна Борисовна" w:date="2026-04-07T11:14:00Z">
        <w:r w:rsidRPr="00636781" w:rsidDel="00F26DC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 xml:space="preserve">(до 15 м) </w:delText>
        </w:r>
      </w:del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выполняет «Башкирэнерго» </w:t>
      </w:r>
      <w:hyperlink r:id="rId92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Оставшиеся работы (прокладка от сети до вашего дома) обычно выполняет заявитель, но при необходимости можно заказать платную услугу подключения </w:t>
      </w:r>
      <w:hyperlink r:id="rId93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03"/>
      <w:r w:rsidR="00F26DCD">
        <w:rPr>
          <w:rStyle w:val="a7"/>
        </w:rPr>
        <w:commentReference w:id="103"/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05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Подпишите договор технологического присоединения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завершения всех мероприятий стороны подписывают договор ТП </w:t>
      </w:r>
      <w:hyperlink r:id="rId94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  <w:commentRangeEnd w:id="105"/>
      <w:r w:rsidR="0043370D">
        <w:rPr>
          <w:rStyle w:val="a7"/>
        </w:rPr>
        <w:commentReference w:id="105"/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06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Затем оформляется договор энергоснабжения с 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энергосетевой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компанией </w:t>
      </w:r>
      <w:hyperlink r:id="rId95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commentRangeEnd w:id="106"/>
      <w:r w:rsidR="0043370D">
        <w:rPr>
          <w:rStyle w:val="a7"/>
        </w:rPr>
        <w:commentReference w:id="106"/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07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Оплатите услуги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Стоимость за 1 кВт — 6 000 руб. (стандартная ставка) или 1 198,77 руб. (льготная для социальных категорий) </w:t>
      </w:r>
      <w:hyperlink r:id="rId96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необходимости дополнительных платных услуг уточняйте сумму у менеджера </w:t>
      </w:r>
      <w:hyperlink r:id="rId97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07"/>
      <w:r w:rsidR="0043370D">
        <w:rPr>
          <w:rStyle w:val="a7"/>
        </w:rPr>
        <w:commentReference w:id="107"/>
      </w:r>
    </w:p>
    <w:p w:rsidR="00636781" w:rsidRPr="00636781" w:rsidRDefault="00636781" w:rsidP="00636781">
      <w:pPr>
        <w:numPr>
          <w:ilvl w:val="0"/>
          <w:numId w:val="3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Начните пользоваться электроэнергией</w:t>
      </w:r>
    </w:p>
    <w:p w:rsidR="00636781" w:rsidRPr="00636781" w:rsidRDefault="00636781" w:rsidP="00636781">
      <w:pPr>
        <w:numPr>
          <w:ilvl w:val="1"/>
          <w:numId w:val="3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ввода в эксплуатацию прибора учёта и подключения к сети вы получаете уведомление о готовности к поставке электроэнергии.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условия</w:t>
      </w:r>
    </w:p>
    <w:p w:rsidR="00636781" w:rsidRPr="00636781" w:rsidRDefault="00636781" w:rsidP="00636781">
      <w:pPr>
        <w:numPr>
          <w:ilvl w:val="0"/>
          <w:numId w:val="3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Льготная ставка применяется при подключении к сетям ≤ 0,4 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кВ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при соблюдении расстояния от границ участка до сети ≤ 300 м (город) / ≤ 500 м (сельская местность) </w:t>
      </w:r>
      <w:hyperlink r:id="rId98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636781" w:rsidRPr="00636781" w:rsidRDefault="00636781" w:rsidP="00636781">
      <w:pPr>
        <w:numPr>
          <w:ilvl w:val="0"/>
          <w:numId w:val="3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08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мощности &gt; 15 кВт может потребоваться индивидуальная оценка стоимости </w:t>
      </w:r>
      <w:hyperlink r:id="rId99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08"/>
      <w:r w:rsidR="0043370D">
        <w:rPr>
          <w:rStyle w:val="a7"/>
        </w:rPr>
        <w:commentReference w:id="108"/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дальше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 xml:space="preserve">Для уточнения деталей, расчёта точной суммы и получения персонального 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консультатора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обратитесь в клиентский сервис «Башкирэнерго» или подайте заявку через личный кабинет. Мы готовы помочь!</w:t>
      </w:r>
    </w:p>
    <w:p w:rsidR="00636781" w:rsidRDefault="00636781"/>
    <w:p w:rsidR="00636781" w:rsidRDefault="0043370D" w:rsidP="00636781">
      <w:ins w:id="109" w:author="Денисова Анна Борисовна" w:date="2026-04-07T11:19:00Z">
        <w:r>
          <w:rPr>
            <w:rFonts w:ascii="Arial" w:hAnsi="Arial" w:cs="Arial"/>
            <w:color w:val="FFFFFF"/>
            <w:shd w:val="clear" w:color="auto" w:fill="0066CC"/>
          </w:rPr>
          <w:t xml:space="preserve">10. </w:t>
        </w:r>
      </w:ins>
      <w:r w:rsidR="00636781">
        <w:rPr>
          <w:rFonts w:ascii="Arial" w:hAnsi="Arial" w:cs="Arial"/>
          <w:color w:val="FFFFFF"/>
          <w:shd w:val="clear" w:color="auto" w:fill="0066CC"/>
        </w:rPr>
        <w:t>Какую указать мощность в заявке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Какую мощность указывать в заявке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заявке на технологическое присоединение необходимо указать </w:t>
      </w: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максимальную мощность (N) объекта в киловаттах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– это </w:t>
      </w:r>
      <w:commentRangeStart w:id="110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суммарную номинальную мощность всех подключаемых энергопринимающих устройств.</w:t>
      </w:r>
      <w:commentRangeEnd w:id="110"/>
      <w:r w:rsidR="0043370D">
        <w:rPr>
          <w:rStyle w:val="a7"/>
        </w:rPr>
        <w:commentReference w:id="110"/>
      </w:r>
    </w:p>
    <w:p w:rsidR="00636781" w:rsidRPr="00636781" w:rsidDel="0043370D" w:rsidRDefault="00636781" w:rsidP="00636781">
      <w:pPr>
        <w:numPr>
          <w:ilvl w:val="0"/>
          <w:numId w:val="33"/>
        </w:numPr>
        <w:shd w:val="clear" w:color="auto" w:fill="E9ECEF"/>
        <w:spacing w:after="0" w:line="240" w:lineRule="auto"/>
        <w:ind w:left="0"/>
        <w:rPr>
          <w:del w:id="111" w:author="Денисова Анна Борисовна" w:date="2026-04-07T11:21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12"/>
      <w:del w:id="113" w:author="Денисова Анна Борисовна" w:date="2026-04-07T11:21:00Z"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Для </w:delText>
        </w:r>
        <w:r w:rsidRPr="00636781" w:rsidDel="0043370D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физических лиц</w:delText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 (домохозяйств) максимальная допустимая мощность — до 15 кВт </w:delText>
        </w:r>
        <w:r w:rsidR="00E9013B" w:rsidDel="0043370D">
          <w:fldChar w:fldCharType="begin"/>
        </w:r>
        <w:r w:rsidR="00E9013B" w:rsidDel="0043370D">
          <w:delInstrText xml:space="preserve"> HYPERLINK "http://46.191.174.57:8877/" \l "source-1" </w:delInstrText>
        </w:r>
        <w:r w:rsidR="00E9013B" w:rsidDel="0043370D">
          <w:fldChar w:fldCharType="separate"/>
        </w:r>
        <w:r w:rsidRPr="00636781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[1]</w:delText>
        </w:r>
        <w:r w:rsidR="00E9013B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  <w:commentRangeEnd w:id="112"/>
        <w:r w:rsidR="0043370D" w:rsidDel="0043370D">
          <w:rPr>
            <w:rStyle w:val="a7"/>
          </w:rPr>
          <w:commentReference w:id="112"/>
        </w:r>
      </w:del>
    </w:p>
    <w:p w:rsidR="00636781" w:rsidRPr="00636781" w:rsidDel="0043370D" w:rsidRDefault="00636781" w:rsidP="0043370D">
      <w:pPr>
        <w:numPr>
          <w:ilvl w:val="0"/>
          <w:numId w:val="33"/>
        </w:numPr>
        <w:shd w:val="clear" w:color="auto" w:fill="E9ECEF"/>
        <w:spacing w:after="0" w:line="240" w:lineRule="auto"/>
        <w:ind w:left="0"/>
        <w:rPr>
          <w:del w:id="114" w:author="Денисова Анна Борисовна" w:date="2026-04-07T11:21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115" w:author="Денисова Анна Борисовна" w:date="2026-04-07T11:21:00Z"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Для </w:delText>
        </w:r>
        <w:r w:rsidRPr="00636781" w:rsidDel="0043370D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юридических лиц и индивидуальных предпринимателей</w:delText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 предел — до 150 кВт </w:delText>
        </w:r>
        <w:r w:rsidR="00E9013B" w:rsidDel="0043370D">
          <w:fldChar w:fldCharType="begin"/>
        </w:r>
        <w:r w:rsidR="00E9013B" w:rsidDel="0043370D">
          <w:delInstrText xml:space="preserve"> HYPERLINK "http://46.191.174.57:8877/" \l "source-1" </w:delInstrText>
        </w:r>
        <w:r w:rsidR="00E9013B" w:rsidDel="0043370D">
          <w:fldChar w:fldCharType="separate"/>
        </w:r>
        <w:r w:rsidRPr="00636781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[1]</w:delText>
        </w:r>
        <w:r w:rsidR="00E9013B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</w:p>
    <w:p w:rsidR="00636781" w:rsidRPr="00636781" w:rsidDel="0043370D" w:rsidRDefault="00636781">
      <w:pPr>
        <w:numPr>
          <w:ilvl w:val="0"/>
          <w:numId w:val="33"/>
        </w:numPr>
        <w:shd w:val="clear" w:color="auto" w:fill="E9ECEF"/>
        <w:spacing w:after="0" w:line="240" w:lineRule="auto"/>
        <w:ind w:left="0"/>
        <w:rPr>
          <w:del w:id="116" w:author="Денисова Анна Борисовна" w:date="2026-04-07T11:21:00Z"/>
          <w:rFonts w:ascii="Arial" w:eastAsia="Times New Roman" w:hAnsi="Arial" w:cs="Arial"/>
          <w:color w:val="333333"/>
          <w:sz w:val="24"/>
          <w:szCs w:val="24"/>
          <w:lang w:eastAsia="ru-RU"/>
        </w:rPr>
        <w:pPrChange w:id="117" w:author="Денисова Анна Борисовна" w:date="2026-04-07T11:21:00Z">
          <w:pPr>
            <w:numPr>
              <w:numId w:val="33"/>
            </w:numPr>
            <w:shd w:val="clear" w:color="auto" w:fill="E9ECEF"/>
            <w:tabs>
              <w:tab w:val="num" w:pos="720"/>
            </w:tabs>
            <w:spacing w:after="0" w:line="240" w:lineRule="auto"/>
            <w:ind w:left="720" w:hanging="360"/>
          </w:pPr>
        </w:pPrChange>
      </w:pPr>
      <w:del w:id="118" w:author="Денисова Анна Борисовна" w:date="2026-04-07T11:21:00Z"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При указании мощности следует учитывать, что объект не должен превышать указанные пределы; в противном случае требуется отдельное рассмотрение заявки </w:delText>
        </w:r>
        <w:r w:rsidR="00E9013B" w:rsidDel="0043370D">
          <w:fldChar w:fldCharType="begin"/>
        </w:r>
        <w:r w:rsidR="00E9013B" w:rsidDel="0043370D">
          <w:delInstrText xml:space="preserve"> HYPERLINK "http://46.191.174.57:8877/" \l "source-2" </w:delInstrText>
        </w:r>
        <w:r w:rsidR="00E9013B" w:rsidDel="0043370D">
          <w:fldChar w:fldCharType="separate"/>
        </w:r>
        <w:r w:rsidRPr="00636781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[2]</w:delText>
        </w:r>
        <w:r w:rsidR="00E9013B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Пошаговая инструкция</w:t>
      </w:r>
    </w:p>
    <w:p w:rsidR="00636781" w:rsidRPr="00636781" w:rsidRDefault="00636781" w:rsidP="00636781">
      <w:pPr>
        <w:numPr>
          <w:ilvl w:val="0"/>
          <w:numId w:val="34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Определите суммарную номинальную мощность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всех электроприборов, которые планируется подключить (например, освещение, бытовая техника, электронагревательное оборудование).</w:t>
      </w:r>
    </w:p>
    <w:p w:rsidR="00636781" w:rsidRPr="00636781" w:rsidDel="0043370D" w:rsidRDefault="00636781" w:rsidP="00636781">
      <w:pPr>
        <w:numPr>
          <w:ilvl w:val="0"/>
          <w:numId w:val="34"/>
        </w:numPr>
        <w:shd w:val="clear" w:color="auto" w:fill="E9ECEF"/>
        <w:spacing w:after="0" w:line="240" w:lineRule="auto"/>
        <w:ind w:left="0"/>
        <w:rPr>
          <w:del w:id="119" w:author="Денисова Анна Борисовна" w:date="2026-04-07T11:21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120" w:author="Денисова Анна Борисовна" w:date="2026-04-07T11:21:00Z">
        <w:r w:rsidRPr="00636781" w:rsidDel="0043370D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Сравните полученную величину</w:delText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 с установленными лимитами: ≤ 15 кВт для физических лиц, ≤ 150 кВт для юридических лиц </w:delText>
        </w:r>
        <w:r w:rsidR="00E9013B" w:rsidDel="0043370D">
          <w:fldChar w:fldCharType="begin"/>
        </w:r>
        <w:r w:rsidR="00E9013B" w:rsidDel="0043370D">
          <w:delInstrText xml:space="preserve"> HYPERLINK "http://46.191.174.57:8877/" \l "source-1" </w:delInstrText>
        </w:r>
        <w:r w:rsidR="00E9013B" w:rsidDel="0043370D">
          <w:fldChar w:fldCharType="separate"/>
        </w:r>
        <w:r w:rsidRPr="00636781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[1]</w:delText>
        </w:r>
        <w:r w:rsidR="00E9013B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</w:p>
    <w:p w:rsidR="00636781" w:rsidRPr="00636781" w:rsidRDefault="00636781" w:rsidP="00636781">
      <w:pPr>
        <w:numPr>
          <w:ilvl w:val="0"/>
          <w:numId w:val="34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Укажите полученную величину N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 поле «максимальная мощность» в заявке, заполняя форму, доступную в личном кабинете или в офисе компании </w:t>
      </w:r>
      <w:hyperlink r:id="rId100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hyperlink r:id="rId101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4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Приложите необходимые документы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(паспорт, справки и т.п.) в зависимости от вашей категории </w:t>
      </w:r>
      <w:hyperlink r:id="rId102" w:anchor="source-5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[5]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Дополнительные условия</w:t>
      </w:r>
    </w:p>
    <w:p w:rsidR="00636781" w:rsidRPr="00636781" w:rsidRDefault="00636781" w:rsidP="00636781">
      <w:pPr>
        <w:numPr>
          <w:ilvl w:val="0"/>
          <w:numId w:val="3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121" w:author="Денисова Анна Борисовна" w:date="2026-04-07T11:22:00Z"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Если требуемая мощность превышает указанные лимиты, необходимо оформить отдельный запрос на изменение условий подключения и пройти дополнительную экспертизу </w:delText>
        </w:r>
        <w:r w:rsidR="00E9013B" w:rsidDel="0043370D">
          <w:fldChar w:fldCharType="begin"/>
        </w:r>
        <w:r w:rsidR="00E9013B" w:rsidDel="0043370D">
          <w:delInstrText xml:space="preserve"> HYPERLINK "http://46.191.174.57:8877/" \l "source-2" </w:delInstrText>
        </w:r>
        <w:r w:rsidR="00E9013B" w:rsidDel="0043370D">
          <w:fldChar w:fldCharType="separate"/>
        </w:r>
        <w:r w:rsidRPr="00636781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delText>[2]</w:delText>
        </w:r>
        <w:r w:rsidR="00E9013B" w:rsidDel="0043370D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fldChar w:fldCharType="end"/>
        </w:r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  <w:ins w:id="122" w:author="Денисова Анна Борисовна" w:date="2026-04-07T11:22:00Z">
        <w:r w:rsidR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>-</w:t>
        </w:r>
      </w:ins>
    </w:p>
    <w:p w:rsidR="00636781" w:rsidRPr="00636781" w:rsidRDefault="00636781" w:rsidP="00636781">
      <w:pPr>
        <w:numPr>
          <w:ilvl w:val="0"/>
          <w:numId w:val="3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подключении к сетям напряжением до 0,4 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кВ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соблюдении расстояния от границ участка к сети (не более 300 м в городе/посёлке, 500 м в сельской местности) возможна льготная ставка, но это не меняет требуемую в заявке мощность </w:t>
      </w:r>
      <w:hyperlink r:id="rId103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дальше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Заполните заявку с указанием рассчитанной мощности N и подайте её через личный кабинет, в офисе или по почте </w:t>
      </w:r>
      <w:hyperlink r:id="rId104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При необходимости уточнения деталей обратитесь в клиентский сервис «Башкирэнерго».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Готовы помочь с дополнительными вопросами!</w:t>
      </w:r>
    </w:p>
    <w:p w:rsidR="00636781" w:rsidRDefault="00636781" w:rsidP="00636781"/>
    <w:p w:rsidR="00636781" w:rsidRDefault="0043370D" w:rsidP="00636781">
      <w:pPr>
        <w:rPr>
          <w:rFonts w:ascii="Arial" w:hAnsi="Arial" w:cs="Arial"/>
          <w:color w:val="FFFFFF"/>
          <w:shd w:val="clear" w:color="auto" w:fill="0066CC"/>
        </w:rPr>
      </w:pPr>
      <w:ins w:id="123" w:author="Денисова Анна Борисовна" w:date="2026-04-07T11:22:00Z">
        <w:r>
          <w:rPr>
            <w:rFonts w:ascii="Arial" w:hAnsi="Arial" w:cs="Arial"/>
            <w:color w:val="FFFFFF"/>
            <w:shd w:val="clear" w:color="auto" w:fill="0066CC"/>
          </w:rPr>
          <w:t xml:space="preserve">11. </w:t>
        </w:r>
      </w:ins>
      <w:r w:rsidR="00636781">
        <w:rPr>
          <w:rFonts w:ascii="Arial" w:hAnsi="Arial" w:cs="Arial"/>
          <w:color w:val="FFFFFF"/>
          <w:shd w:val="clear" w:color="auto" w:fill="0066CC"/>
        </w:rPr>
        <w:t>где найти заявку на подключение</w:t>
      </w:r>
    </w:p>
    <w:p w:rsidR="00636781" w:rsidRDefault="00636781" w:rsidP="00636781"/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Заявку на технологическое присоединение можно получить в нескольких местах:</w:t>
      </w:r>
    </w:p>
    <w:p w:rsidR="00636781" w:rsidRPr="00636781" w:rsidRDefault="00636781" w:rsidP="00636781">
      <w:pPr>
        <w:numPr>
          <w:ilvl w:val="0"/>
          <w:numId w:val="36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На официальном сайте ООО «Башкирэнерго»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в разделе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636781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Потребителям → Технологическое присоединение к электросетям → Нормативные документы → Формы и образцы → Формы заявок</w:t>
      </w:r>
      <w:r w:rsidRPr="00636781">
        <w:rPr>
          <w:rFonts w:ascii="MS Gothic" w:eastAsia="MS Gothic" w:hAnsi="MS Gothic" w:cs="MS Gothic" w:hint="eastAsia"/>
          <w:color w:val="333333"/>
          <w:sz w:val="24"/>
          <w:szCs w:val="24"/>
          <w:lang w:eastAsia="ru-RU"/>
        </w:rPr>
        <w:t>【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1</w:t>
      </w:r>
      <w:r w:rsidRPr="00636781">
        <w:rPr>
          <w:rFonts w:ascii="MS Gothic" w:eastAsia="MS Gothic" w:hAnsi="MS Gothic" w:cs="MS Gothic" w:hint="eastAsia"/>
          <w:color w:val="333333"/>
          <w:sz w:val="24"/>
          <w:szCs w:val="24"/>
          <w:lang w:eastAsia="ru-RU"/>
        </w:rPr>
        <w:t>】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Ссылка на страницу с формами: </w:t>
      </w:r>
      <w:r w:rsidRPr="00636781">
        <w:rPr>
          <w:rFonts w:ascii="Courier New" w:eastAsia="Times New Roman" w:hAnsi="Courier New" w:cs="Courier New"/>
          <w:color w:val="333333"/>
          <w:lang w:eastAsia="ru-RU"/>
        </w:rPr>
        <w:t>http://www.bashkirenergo.ru/consumers/gid-po-tekhnologicheskomu-prisoedineniyu/forms-documents/#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6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 офисах ООО «Башкирэнерго»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– в производственных отделениях, в центрах обслуживания клиентов (г. Уфа, ул. Комсомольская, д. 17) и в пунктах обслуживания клиентов </w:t>
      </w:r>
      <w:del w:id="124" w:author="Денисова Анна Борисовна" w:date="2026-04-07T11:22:00Z"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сетевых компаний</w:delText>
        </w:r>
        <w:r w:rsidRPr="00636781" w:rsidDel="0043370D">
          <w:rPr>
            <w:rFonts w:ascii="MS Gothic" w:eastAsia="MS Gothic" w:hAnsi="MS Gothic" w:cs="MS Gothic" w:hint="eastAsia"/>
            <w:color w:val="333333"/>
            <w:sz w:val="24"/>
            <w:szCs w:val="24"/>
            <w:lang w:eastAsia="ru-RU"/>
          </w:rPr>
          <w:delText>【</w:delText>
        </w:r>
      </w:del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</w:t>
      </w:r>
      <w:r w:rsidRPr="00636781">
        <w:rPr>
          <w:rFonts w:ascii="MS Gothic" w:eastAsia="MS Gothic" w:hAnsi="MS Gothic" w:cs="MS Gothic" w:hint="eastAsia"/>
          <w:color w:val="333333"/>
          <w:sz w:val="24"/>
          <w:szCs w:val="24"/>
          <w:lang w:eastAsia="ru-RU"/>
        </w:rPr>
        <w:t>】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6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25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 почте России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отправив пакет документов с описью вложения на юридический адрес обслуживающей организации, указанный в заявке</w:t>
      </w:r>
      <w:commentRangeEnd w:id="125"/>
      <w:r w:rsidR="0043370D">
        <w:rPr>
          <w:rStyle w:val="a7"/>
        </w:rPr>
        <w:commentReference w:id="125"/>
      </w:r>
      <w:r w:rsidRPr="00636781">
        <w:rPr>
          <w:rFonts w:ascii="MS Gothic" w:eastAsia="MS Gothic" w:hAnsi="MS Gothic" w:cs="MS Gothic" w:hint="eastAsia"/>
          <w:color w:val="333333"/>
          <w:sz w:val="24"/>
          <w:szCs w:val="24"/>
          <w:lang w:eastAsia="ru-RU"/>
        </w:rPr>
        <w:t>【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</w:t>
      </w:r>
      <w:r w:rsidRPr="00636781">
        <w:rPr>
          <w:rFonts w:ascii="MS Gothic" w:eastAsia="MS Gothic" w:hAnsi="MS Gothic" w:cs="MS Gothic" w:hint="eastAsia"/>
          <w:color w:val="333333"/>
          <w:sz w:val="24"/>
          <w:szCs w:val="24"/>
          <w:lang w:eastAsia="ru-RU"/>
        </w:rPr>
        <w:t>】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Пошаговая инструкция получения заявки</w:t>
      </w:r>
    </w:p>
    <w:p w:rsidR="00636781" w:rsidRPr="00636781" w:rsidRDefault="00636781" w:rsidP="00636781">
      <w:pPr>
        <w:numPr>
          <w:ilvl w:val="0"/>
          <w:numId w:val="37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Шаг 1: Перейдите на сайт «Башкирэнерго» и откройте раздел «Формы и образцы».</w:t>
      </w:r>
    </w:p>
    <w:p w:rsidR="00636781" w:rsidRPr="00636781" w:rsidRDefault="00636781" w:rsidP="00636781">
      <w:pPr>
        <w:numPr>
          <w:ilvl w:val="0"/>
          <w:numId w:val="37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Шаг 2: Выберите пункт «Формы заявок» и скачайте нужный файл.</w:t>
      </w:r>
    </w:p>
    <w:p w:rsidR="00636781" w:rsidRPr="00636781" w:rsidRDefault="00636781" w:rsidP="00636781">
      <w:pPr>
        <w:numPr>
          <w:ilvl w:val="0"/>
          <w:numId w:val="37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Шаг 3</w:t>
      </w:r>
      <w:proofErr w:type="gram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 При</w:t>
      </w:r>
      <w:proofErr w:type="gram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необходимости распечатайте форму и заполните её.</w:t>
      </w:r>
    </w:p>
    <w:p w:rsidR="00636781" w:rsidRPr="00636781" w:rsidRDefault="00636781" w:rsidP="00636781">
      <w:pPr>
        <w:numPr>
          <w:ilvl w:val="0"/>
          <w:numId w:val="37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Шаг 4: Подайте заявку </w:t>
      </w:r>
      <w:commentRangeStart w:id="126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личном кабинете</w:t>
      </w:r>
      <w:commentRangeEnd w:id="126"/>
      <w:r w:rsidR="0043370D">
        <w:rPr>
          <w:rStyle w:val="a7"/>
        </w:rPr>
        <w:commentReference w:id="126"/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лично в офисе или отправьте по почте</w:t>
      </w:r>
      <w:r w:rsidRPr="00636781">
        <w:rPr>
          <w:rFonts w:ascii="MS Gothic" w:eastAsia="MS Gothic" w:hAnsi="MS Gothic" w:cs="MS Gothic" w:hint="eastAsia"/>
          <w:color w:val="333333"/>
          <w:sz w:val="24"/>
          <w:szCs w:val="24"/>
          <w:lang w:eastAsia="ru-RU"/>
        </w:rPr>
        <w:t>【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5</w:t>
      </w:r>
      <w:r w:rsidRPr="00636781">
        <w:rPr>
          <w:rFonts w:ascii="MS Gothic" w:eastAsia="MS Gothic" w:hAnsi="MS Gothic" w:cs="MS Gothic" w:hint="eastAsia"/>
          <w:color w:val="333333"/>
          <w:sz w:val="24"/>
          <w:szCs w:val="24"/>
          <w:lang w:eastAsia="ru-RU"/>
        </w:rPr>
        <w:t>】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возникнут вопросы, обратитесь в клиентский сервис «Башкирэнерго» или в ближайший офис. Мы готовы помочь!</w:t>
      </w:r>
    </w:p>
    <w:p w:rsidR="00636781" w:rsidRDefault="00636781" w:rsidP="00636781"/>
    <w:p w:rsidR="00636781" w:rsidRDefault="0043370D" w:rsidP="00636781">
      <w:pPr>
        <w:rPr>
          <w:rFonts w:ascii="Arial" w:hAnsi="Arial" w:cs="Arial"/>
          <w:color w:val="FFFFFF"/>
          <w:shd w:val="clear" w:color="auto" w:fill="0066CC"/>
        </w:rPr>
      </w:pPr>
      <w:ins w:id="127" w:author="Денисова Анна Борисовна" w:date="2026-04-07T11:24:00Z">
        <w:r>
          <w:rPr>
            <w:rFonts w:ascii="Arial" w:hAnsi="Arial" w:cs="Arial"/>
            <w:color w:val="FFFFFF"/>
            <w:shd w:val="clear" w:color="auto" w:fill="0066CC"/>
          </w:rPr>
          <w:t xml:space="preserve">12. </w:t>
        </w:r>
      </w:ins>
      <w:r w:rsidR="00636781">
        <w:rPr>
          <w:rFonts w:ascii="Arial" w:hAnsi="Arial" w:cs="Arial"/>
          <w:color w:val="FFFFFF"/>
          <w:shd w:val="clear" w:color="auto" w:fill="0066CC"/>
        </w:rPr>
        <w:t>можно подать заявку с сайта?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Да, заявку на технологическое присоединение можно подать через сайт «Башкирэнерго» в Личном кабинете заявителя.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Как это сделать</w:t>
      </w:r>
    </w:p>
    <w:p w:rsidR="00636781" w:rsidRPr="00636781" w:rsidRDefault="00636781" w:rsidP="00636781">
      <w:pPr>
        <w:numPr>
          <w:ilvl w:val="0"/>
          <w:numId w:val="3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Перейдите на сайт </w:t>
      </w:r>
      <w:hyperlink r:id="rId105" w:history="1">
        <w:r w:rsidRPr="0063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www.bashkirenergo.ru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 в нижней части главной страницы нажмите кнопку «Личный кабинет потребителя услуг по технологическому присоединению» </w:t>
      </w:r>
      <w:hyperlink r:id="rId106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8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Авторизуйтесь (или зарегистрируйтесь, если у вас ещё нет доступа).</w:t>
      </w:r>
    </w:p>
    <w:p w:rsidR="00636781" w:rsidRPr="00636781" w:rsidRDefault="00636781" w:rsidP="00636781">
      <w:pPr>
        <w:numPr>
          <w:ilvl w:val="0"/>
          <w:numId w:val="3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 </w:t>
      </w:r>
      <w:del w:id="128" w:author="Денисова Анна Борисовна" w:date="2026-04-07T11:24:00Z">
        <w:r w:rsidRPr="00636781" w:rsidDel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 xml:space="preserve">разделе «Технологическое присоединение к электрическим сетям» </w:delText>
        </w:r>
      </w:del>
      <w:ins w:id="129" w:author="Денисова Анна Борисовна" w:date="2026-04-07T11:24:00Z">
        <w:r w:rsidR="0043370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 xml:space="preserve">ЛК </w:t>
        </w:r>
      </w:ins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выберите форму заявки, укажите требуемую мощность и приложите обязательный пакет документов </w:t>
      </w:r>
      <w:hyperlink r:id="rId107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hyperlink r:id="rId108" w:anchor="source-3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[3]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38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Отправьте заявку. После проверки документов вам будет </w:t>
      </w:r>
      <w:commentRangeStart w:id="130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выслано уведомление о статусе заявки </w:t>
      </w:r>
      <w:commentRangeEnd w:id="130"/>
      <w:r w:rsidR="0043370D">
        <w:rPr>
          <w:rStyle w:val="a7"/>
        </w:rPr>
        <w:commentReference w:id="130"/>
      </w:r>
      <w:hyperlink r:id="rId109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[4]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понадобится</w:t>
      </w:r>
    </w:p>
    <w:p w:rsidR="00636781" w:rsidRPr="00636781" w:rsidRDefault="00636781" w:rsidP="00636781">
      <w:pPr>
        <w:numPr>
          <w:ilvl w:val="0"/>
          <w:numId w:val="39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Паспортные данные и ИНН (для физических лиц) или сведения о юридическом лице.</w:t>
      </w:r>
    </w:p>
    <w:p w:rsidR="00636781" w:rsidRPr="00636781" w:rsidRDefault="00636781" w:rsidP="00636781">
      <w:pPr>
        <w:numPr>
          <w:ilvl w:val="0"/>
          <w:numId w:val="39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Документы, подтверждающие право на льготы (если планируете их использовать).</w:t>
      </w:r>
    </w:p>
    <w:p w:rsidR="00636781" w:rsidRPr="00636781" w:rsidRDefault="00636781" w:rsidP="00636781">
      <w:pPr>
        <w:numPr>
          <w:ilvl w:val="0"/>
          <w:numId w:val="39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31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Технические условия, если они уже согласованы.</w:t>
      </w:r>
      <w:commentRangeEnd w:id="131"/>
      <w:r w:rsidR="0050663D">
        <w:rPr>
          <w:rStyle w:val="a7"/>
        </w:rPr>
        <w:commentReference w:id="131"/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Куда обращаться при возникновении вопросов</w:t>
      </w:r>
    </w:p>
    <w:p w:rsidR="00636781" w:rsidRPr="00636781" w:rsidRDefault="00636781" w:rsidP="00636781">
      <w:pPr>
        <w:numPr>
          <w:ilvl w:val="0"/>
          <w:numId w:val="40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Центр обслуживания клиентов, г. Уфа, ул. Комсомольская 17 </w:t>
      </w:r>
      <w:hyperlink r:id="rId110" w:anchor="source-5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[5]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40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Телефон 8 (347) 269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07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 xml:space="preserve">30 или </w:t>
      </w:r>
      <w:proofErr w:type="spellStart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Call</w:t>
      </w:r>
      <w:proofErr w:type="spellEnd"/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центр 8 800 234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77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00.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понадобится помощь при заполнении заявки, обращайтесь — мы готовы поддержать.</w:t>
      </w:r>
    </w:p>
    <w:p w:rsidR="00636781" w:rsidRDefault="00636781" w:rsidP="00636781"/>
    <w:p w:rsidR="00636781" w:rsidRDefault="0050663D" w:rsidP="00636781">
      <w:pPr>
        <w:rPr>
          <w:rFonts w:ascii="Arial" w:hAnsi="Arial" w:cs="Arial"/>
          <w:color w:val="FFFFFF"/>
          <w:shd w:val="clear" w:color="auto" w:fill="0066CC"/>
        </w:rPr>
      </w:pPr>
      <w:ins w:id="132" w:author="Денисова Анна Борисовна" w:date="2026-04-07T11:26:00Z">
        <w:r>
          <w:rPr>
            <w:rFonts w:ascii="Arial" w:hAnsi="Arial" w:cs="Arial"/>
            <w:color w:val="FFFFFF"/>
            <w:shd w:val="clear" w:color="auto" w:fill="0066CC"/>
          </w:rPr>
          <w:t>13</w:t>
        </w:r>
      </w:ins>
      <w:proofErr w:type="gramStart"/>
      <w:ins w:id="133" w:author="Денисова Анна Борисовна" w:date="2026-04-07T11:27:00Z">
        <w:r>
          <w:rPr>
            <w:rFonts w:ascii="Arial" w:hAnsi="Arial" w:cs="Arial"/>
            <w:color w:val="FFFFFF"/>
            <w:shd w:val="clear" w:color="auto" w:fill="0066CC"/>
          </w:rPr>
          <w:t>.</w:t>
        </w:r>
        <w:proofErr w:type="gramEnd"/>
        <w:r>
          <w:rPr>
            <w:rFonts w:ascii="Arial" w:hAnsi="Arial" w:cs="Arial"/>
            <w:color w:val="FFFFFF"/>
            <w:shd w:val="clear" w:color="auto" w:fill="0066CC"/>
          </w:rPr>
          <w:t xml:space="preserve"> </w:t>
        </w:r>
      </w:ins>
      <w:r w:rsidR="00636781">
        <w:rPr>
          <w:rFonts w:ascii="Arial" w:hAnsi="Arial" w:cs="Arial"/>
          <w:color w:val="FFFFFF"/>
          <w:shd w:val="clear" w:color="auto" w:fill="0066CC"/>
        </w:rPr>
        <w:t>как подключить счетчик</w:t>
      </w:r>
    </w:p>
    <w:p w:rsidR="00636781" w:rsidRPr="00636781" w:rsidRDefault="00636781" w:rsidP="00636781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Как подключить счётчик электроэнергии</w:t>
      </w:r>
    </w:p>
    <w:p w:rsidR="00636781" w:rsidRPr="00636781" w:rsidRDefault="00636781" w:rsidP="00636781">
      <w:pPr>
        <w:numPr>
          <w:ilvl w:val="0"/>
          <w:numId w:val="4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Подача заявки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Сначала оформляете заявку на технологическое присоединение и предоставляете требуемый пакет документов (паспорт, справки и т.п.). Заявка может быть подана в офисе, через личный кабинет или по почте </w:t>
      </w:r>
      <w:hyperlink r:id="rId111" w:anchor="source-2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636781" w:rsidP="00636781">
      <w:pPr>
        <w:numPr>
          <w:ilvl w:val="0"/>
          <w:numId w:val="4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Получение технических условий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После рассмотрения заявки вам выдаются технические условия (ТУ). В личном кабинете размещаются:</w:t>
      </w:r>
    </w:p>
    <w:p w:rsidR="00636781" w:rsidRPr="00636781" w:rsidDel="0050663D" w:rsidRDefault="00636781" w:rsidP="00636781">
      <w:pPr>
        <w:numPr>
          <w:ilvl w:val="1"/>
          <w:numId w:val="41"/>
        </w:numPr>
        <w:shd w:val="clear" w:color="auto" w:fill="E9ECEF"/>
        <w:spacing w:before="60" w:after="60" w:line="240" w:lineRule="auto"/>
        <w:ind w:left="0"/>
        <w:rPr>
          <w:del w:id="134" w:author="Денисова Анна Борисовна" w:date="2026-04-07T11:27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35"/>
      <w:del w:id="136" w:author="Денисова Анна Борисовна" w:date="2026-04-07T11:27:00Z"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уведомление о возможности присоединения к сети;</w:delText>
        </w:r>
      </w:del>
    </w:p>
    <w:p w:rsidR="00636781" w:rsidRPr="00636781" w:rsidDel="0050663D" w:rsidRDefault="00636781" w:rsidP="00636781">
      <w:pPr>
        <w:numPr>
          <w:ilvl w:val="1"/>
          <w:numId w:val="41"/>
        </w:numPr>
        <w:shd w:val="clear" w:color="auto" w:fill="E9ECEF"/>
        <w:spacing w:after="0" w:line="240" w:lineRule="auto"/>
        <w:ind w:left="0"/>
        <w:rPr>
          <w:del w:id="137" w:author="Денисова Анна Борисовна" w:date="2026-04-07T11:27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138" w:author="Денисова Анна Борисовна" w:date="2026-04-07T11:27:00Z">
        <w:r w:rsidRPr="00636781" w:rsidDel="0050663D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акт допуска (ввода) в эксплуатацию прибора учёта</w:delText>
        </w:r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;</w:delText>
        </w:r>
      </w:del>
    </w:p>
    <w:p w:rsidR="00636781" w:rsidRPr="00636781" w:rsidDel="0050663D" w:rsidRDefault="00636781" w:rsidP="00636781">
      <w:pPr>
        <w:numPr>
          <w:ilvl w:val="1"/>
          <w:numId w:val="41"/>
        </w:numPr>
        <w:shd w:val="clear" w:color="auto" w:fill="E9ECEF"/>
        <w:spacing w:after="0" w:line="240" w:lineRule="auto"/>
        <w:ind w:left="0"/>
        <w:rPr>
          <w:del w:id="139" w:author="Денисова Анна Борисовна" w:date="2026-04-07T11:27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del w:id="140" w:author="Денисова Анна Борисовна" w:date="2026-04-07T11:27:00Z">
        <w:r w:rsidRPr="00636781" w:rsidDel="0050663D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акт организации коммерческого учёта</w:delText>
        </w:r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 </w:delText>
        </w:r>
        <w:r w:rsidR="00E9013B" w:rsidDel="0050663D">
          <w:fldChar w:fldCharType="begin"/>
        </w:r>
        <w:r w:rsidR="00E9013B" w:rsidDel="0050663D">
          <w:delInstrText xml:space="preserve"> HYPERLINK "http://46.191.174.57:8877/" \l "source-1" </w:delInstrText>
        </w:r>
        <w:r w:rsidR="00E9013B" w:rsidDel="0050663D">
          <w:fldChar w:fldCharType="separate"/>
        </w:r>
        <w:r w:rsidRPr="00636781" w:rsidDel="0050663D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delText>[1]</w:delText>
        </w:r>
        <w:r w:rsidR="00E9013B" w:rsidDel="0050663D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fldChar w:fldCharType="end"/>
        </w:r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</w:del>
      <w:commentRangeEnd w:id="135"/>
      <w:r w:rsidR="0050663D">
        <w:rPr>
          <w:rStyle w:val="a7"/>
        </w:rPr>
        <w:commentReference w:id="135"/>
      </w:r>
    </w:p>
    <w:p w:rsidR="00636781" w:rsidRPr="00636781" w:rsidRDefault="00636781" w:rsidP="00636781">
      <w:pPr>
        <w:numPr>
          <w:ilvl w:val="0"/>
          <w:numId w:val="4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41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Подготовка к фактическому подключению</w:t>
      </w:r>
      <w:commentRangeEnd w:id="141"/>
      <w:r w:rsidR="0050663D">
        <w:rPr>
          <w:rStyle w:val="a7"/>
        </w:rPr>
        <w:commentReference w:id="141"/>
      </w:r>
    </w:p>
    <w:p w:rsidR="00636781" w:rsidRPr="00636781" w:rsidDel="0050663D" w:rsidRDefault="00636781" w:rsidP="00636781">
      <w:pPr>
        <w:numPr>
          <w:ilvl w:val="1"/>
          <w:numId w:val="41"/>
        </w:numPr>
        <w:shd w:val="clear" w:color="auto" w:fill="E9ECEF"/>
        <w:spacing w:after="0" w:line="240" w:lineRule="auto"/>
        <w:ind w:left="0"/>
        <w:rPr>
          <w:del w:id="142" w:author="Денисова Анна Борисовна" w:date="2026-04-07T11:29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43"/>
      <w:del w:id="144" w:author="Денисова Анна Борисовна" w:date="2026-04-07T11:29:00Z"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Подпись и возврат указанных актов </w:delText>
        </w:r>
        <w:r w:rsidRPr="00636781" w:rsidDel="0050663D">
          <w:rPr>
            <w:rFonts w:ascii="Arial" w:eastAsia="Times New Roman" w:hAnsi="Arial" w:cs="Arial"/>
            <w:b/>
            <w:bCs/>
            <w:color w:val="333333"/>
            <w:sz w:val="24"/>
            <w:szCs w:val="24"/>
            <w:lang w:eastAsia="ru-RU"/>
          </w:rPr>
          <w:delText>не требуются</w:delText>
        </w:r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 </w:delText>
        </w:r>
        <w:r w:rsidR="00E9013B" w:rsidDel="0050663D">
          <w:fldChar w:fldCharType="begin"/>
        </w:r>
        <w:r w:rsidR="00E9013B" w:rsidDel="0050663D">
          <w:delInstrText xml:space="preserve"> HYPERLINK "http://46.191.174.57:8877/" \l "source-1" </w:delInstrText>
        </w:r>
        <w:r w:rsidR="00E9013B" w:rsidDel="0050663D">
          <w:fldChar w:fldCharType="separate"/>
        </w:r>
        <w:r w:rsidRPr="00636781" w:rsidDel="0050663D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delText>[1]</w:delText>
        </w:r>
        <w:r w:rsidR="00E9013B" w:rsidDel="0050663D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fldChar w:fldCharType="end"/>
        </w:r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.</w:delText>
        </w:r>
        <w:commentRangeEnd w:id="143"/>
        <w:r w:rsidR="0050663D" w:rsidDel="0050663D">
          <w:rPr>
            <w:rStyle w:val="a7"/>
          </w:rPr>
          <w:commentReference w:id="143"/>
        </w:r>
      </w:del>
    </w:p>
    <w:p w:rsidR="00636781" w:rsidRPr="00636781" w:rsidDel="0050663D" w:rsidRDefault="00636781" w:rsidP="00636781">
      <w:pPr>
        <w:numPr>
          <w:ilvl w:val="1"/>
          <w:numId w:val="41"/>
        </w:numPr>
        <w:shd w:val="clear" w:color="auto" w:fill="E9ECEF"/>
        <w:spacing w:after="0" w:line="240" w:lineRule="auto"/>
        <w:ind w:left="0"/>
        <w:rPr>
          <w:moveFrom w:id="145" w:author="Денисова Анна Борисовна" w:date="2026-04-07T11:29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moveFromRangeStart w:id="146" w:author="Денисова Анна Борисовна" w:date="2026-04-07T11:29:00Z" w:name="move226453785"/>
      <w:moveFrom w:id="147" w:author="Денисова Анна Борисовна" w:date="2026-04-07T11:29:00Z"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>Необходимо выполнить фактическое подключение счётчика к электросети. Работы должны выполнять квалифицированные электротехнические специалисты </w:t>
        </w:r>
        <w:r w:rsidR="00E9013B" w:rsidDel="0050663D">
          <w:fldChar w:fldCharType="begin"/>
        </w:r>
        <w:r w:rsidR="00E9013B" w:rsidDel="0050663D">
          <w:instrText xml:space="preserve"> HYPERLINK "http://46.191.174.57:8877/" \l "source-3" </w:instrText>
        </w:r>
        <w:r w:rsidR="00E9013B" w:rsidDel="0050663D">
          <w:fldChar w:fldCharType="separate"/>
        </w:r>
        <w:r w:rsidRPr="00636781" w:rsidDel="0050663D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  <w:r w:rsidR="00E9013B" w:rsidDel="0050663D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fldChar w:fldCharType="end"/>
        </w:r>
        <w:r w:rsidRPr="00636781" w:rsidDel="0050663D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>.</w:t>
        </w:r>
      </w:moveFrom>
    </w:p>
    <w:moveFromRangeEnd w:id="146"/>
    <w:p w:rsidR="00636781" w:rsidRPr="00636781" w:rsidRDefault="00636781" w:rsidP="00636781">
      <w:pPr>
        <w:numPr>
          <w:ilvl w:val="0"/>
          <w:numId w:val="4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48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Уведомление о завершении работ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После выполнения ТУ отправляете уведомление о готовности к фактическому присоединению одним из способов:</w:t>
      </w:r>
    </w:p>
    <w:p w:rsidR="00636781" w:rsidRPr="00636781" w:rsidRDefault="00636781" w:rsidP="00636781">
      <w:pPr>
        <w:numPr>
          <w:ilvl w:val="1"/>
          <w:numId w:val="4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лично в офис;</w:t>
      </w:r>
    </w:p>
    <w:p w:rsidR="00636781" w:rsidRPr="00636781" w:rsidRDefault="00636781" w:rsidP="00636781">
      <w:pPr>
        <w:numPr>
          <w:ilvl w:val="1"/>
          <w:numId w:val="41"/>
        </w:numPr>
        <w:shd w:val="clear" w:color="auto" w:fill="E9ECEF"/>
        <w:spacing w:before="60" w:after="6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через личный кабинет;</w:t>
      </w:r>
    </w:p>
    <w:p w:rsidR="00636781" w:rsidRPr="00636781" w:rsidRDefault="00636781" w:rsidP="00636781">
      <w:pPr>
        <w:numPr>
          <w:ilvl w:val="1"/>
          <w:numId w:val="4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 почте </w:t>
      </w:r>
      <w:hyperlink r:id="rId112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48"/>
      <w:r w:rsidR="0050663D">
        <w:rPr>
          <w:rStyle w:val="a7"/>
        </w:rPr>
        <w:commentReference w:id="148"/>
      </w:r>
    </w:p>
    <w:p w:rsidR="0050663D" w:rsidRPr="00636781" w:rsidRDefault="0050663D" w:rsidP="0050663D">
      <w:pPr>
        <w:numPr>
          <w:ilvl w:val="1"/>
          <w:numId w:val="41"/>
        </w:numPr>
        <w:shd w:val="clear" w:color="auto" w:fill="E9ECEF"/>
        <w:spacing w:after="0" w:line="240" w:lineRule="auto"/>
        <w:ind w:left="0"/>
        <w:rPr>
          <w:moveTo w:id="149" w:author="Денисова Анна Борисовна" w:date="2026-04-07T11:29:00Z"/>
          <w:rFonts w:ascii="Arial" w:eastAsia="Times New Roman" w:hAnsi="Arial" w:cs="Arial"/>
          <w:color w:val="333333"/>
          <w:sz w:val="24"/>
          <w:szCs w:val="24"/>
          <w:lang w:eastAsia="ru-RU"/>
        </w:rPr>
      </w:pPr>
      <w:moveToRangeStart w:id="150" w:author="Денисова Анна Борисовна" w:date="2026-04-07T11:29:00Z" w:name="move226453785"/>
      <w:moveTo w:id="151" w:author="Денисова Анна Борисовна" w:date="2026-04-07T11:29:00Z">
        <w:r w:rsidRPr="00636781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>Необходимо выполнить фактическое подключение счётчика к электросети. Работы должны выполнять квалифицированные электротехнические специалисты </w:t>
        </w:r>
        <w:r>
          <w:fldChar w:fldCharType="begin"/>
        </w:r>
        <w:r>
          <w:instrText xml:space="preserve"> HYPERLINK "http://46.191.174.57:8877/" \l "source-3" </w:instrText>
        </w:r>
        <w:r>
          <w:fldChar w:fldCharType="separate"/>
        </w:r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  <w:r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fldChar w:fldCharType="end"/>
        </w:r>
        <w:r w:rsidRPr="00636781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>.</w:t>
        </w:r>
      </w:moveTo>
    </w:p>
    <w:moveToRangeEnd w:id="150"/>
    <w:p w:rsidR="00636781" w:rsidRPr="00636781" w:rsidRDefault="00636781" w:rsidP="00636781">
      <w:pPr>
        <w:numPr>
          <w:ilvl w:val="0"/>
          <w:numId w:val="4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52"/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Проверка и оформление акта завершения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Специалисты «Башкирэнерго» проверяют выполненные работы в течение 10 дней и в личном кабинете размещают </w:t>
      </w: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акт о выполнении технических условий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</w:t>
      </w:r>
      <w:hyperlink r:id="rId113" w:anchor="source-1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commentRangeEnd w:id="152"/>
      <w:r w:rsidR="0050663D">
        <w:rPr>
          <w:rStyle w:val="a7"/>
        </w:rPr>
        <w:commentReference w:id="152"/>
      </w:r>
    </w:p>
    <w:p w:rsidR="00636781" w:rsidRPr="00636781" w:rsidRDefault="00636781" w:rsidP="00636781">
      <w:pPr>
        <w:numPr>
          <w:ilvl w:val="0"/>
          <w:numId w:val="41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Опциональная платная услуга «ТП под ключ»</w:t>
      </w: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  <w:t>Если вы хотите, чтобы все монтажные работы выполнил подрядчик «Башкирэнерго», можно заключить отдельный договор на услугу «ТП под ключ» </w:t>
      </w:r>
      <w:hyperlink r:id="rId114" w:anchor="source-4" w:history="1">
        <w:r w:rsidRPr="00636781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[4]</w:t>
        </w:r>
      </w:hyperlink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36781" w:rsidRPr="00636781" w:rsidRDefault="00FF0EFA" w:rsidP="006367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81FA0B">
          <v:rect id="_x0000_i1029" style="width:0;height:1.5pt" o:hralign="center" o:hrstd="t" o:hr="t" fillcolor="#a0a0a0" stroked="f"/>
        </w:pict>
      </w:r>
    </w:p>
    <w:p w:rsidR="00636781" w:rsidRPr="00636781" w:rsidRDefault="00636781" w:rsidP="00636781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Пошаговая инструкция</w:t>
      </w:r>
    </w:p>
    <w:tbl>
      <w:tblPr>
        <w:tblW w:w="13410" w:type="dxa"/>
        <w:shd w:val="clear" w:color="auto" w:fill="E9EC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12311"/>
      </w:tblGrid>
      <w:tr w:rsidR="00636781" w:rsidRPr="00636781" w:rsidTr="00636781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BEAF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b/>
                <w:bCs/>
                <w:color w:val="1E40AF"/>
                <w:sz w:val="21"/>
                <w:szCs w:val="21"/>
                <w:lang w:eastAsia="ru-RU"/>
              </w:rPr>
              <w:t>Действие</w:t>
            </w:r>
          </w:p>
        </w:tc>
      </w:tr>
      <w:tr w:rsidR="00636781" w:rsidRPr="00636781" w:rsidTr="00636781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Соберите пакет документов и подайте заявку (офис, личный кабинет, почта).</w:t>
            </w:r>
          </w:p>
        </w:tc>
      </w:tr>
      <w:tr w:rsidR="00636781" w:rsidRPr="00636781" w:rsidTr="00636781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 xml:space="preserve">Ожидайте выдачу технических условий </w:t>
            </w:r>
            <w:del w:id="153" w:author="Денисова Анна Борисовна" w:date="2026-04-07T11:30:00Z">
              <w:r w:rsidRPr="00636781" w:rsidDel="0050663D">
                <w:rPr>
                  <w:rFonts w:ascii="Arial" w:eastAsia="Times New Roman" w:hAnsi="Arial" w:cs="Arial"/>
                  <w:color w:val="334155"/>
                  <w:sz w:val="21"/>
                  <w:szCs w:val="21"/>
                  <w:lang w:eastAsia="ru-RU"/>
                </w:rPr>
                <w:delText xml:space="preserve">и актов в </w:delText>
              </w:r>
            </w:del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личном кабинете.</w:t>
            </w:r>
          </w:p>
        </w:tc>
      </w:tr>
      <w:tr w:rsidR="00636781" w:rsidRPr="00636781" w:rsidTr="00636781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Пригласите квалифицированного электрика для подключения счётчика согласно ТУ.</w:t>
            </w:r>
          </w:p>
        </w:tc>
      </w:tr>
      <w:tr w:rsidR="00636781" w:rsidRPr="00636781" w:rsidTr="00636781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Уведомьте «Башкирэнерго» о завершении работ (личный кабинет, офис, почта).</w:t>
            </w:r>
          </w:p>
        </w:tc>
      </w:tr>
      <w:tr w:rsidR="00636781" w:rsidRPr="00636781" w:rsidTr="00636781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9ECE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Дождитесь проверки и получения акта о выполнении ТУ.</w:t>
            </w:r>
          </w:p>
        </w:tc>
      </w:tr>
      <w:tr w:rsidR="00636781" w:rsidRPr="00636781" w:rsidTr="00636781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636781" w:rsidRPr="00636781" w:rsidRDefault="00636781" w:rsidP="00636781">
            <w:pPr>
              <w:spacing w:after="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</w:pPr>
            <w:r w:rsidRPr="00636781">
              <w:rPr>
                <w:rFonts w:ascii="Arial" w:eastAsia="Times New Roman" w:hAnsi="Arial" w:cs="Arial"/>
                <w:color w:val="334155"/>
                <w:sz w:val="21"/>
                <w:szCs w:val="21"/>
                <w:lang w:eastAsia="ru-RU"/>
              </w:rPr>
              <w:t>При необходимости оформите договор на услугу «ТП под ключ».</w:t>
            </w:r>
          </w:p>
        </w:tc>
      </w:tr>
    </w:tbl>
    <w:p w:rsidR="00636781" w:rsidRPr="00636781" w:rsidRDefault="00FF0EFA" w:rsidP="006367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260CE">
          <v:rect id="_x0000_i1030" style="width:0;height:1.5pt" o:hralign="center" o:hrstd="t" o:hr="t" fillcolor="#a0a0a0" stroked="f"/>
        </w:pict>
      </w:r>
    </w:p>
    <w:p w:rsidR="00636781" w:rsidRPr="00636781" w:rsidRDefault="00636781" w:rsidP="00636781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636781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Что дальше</w:t>
      </w:r>
    </w:p>
    <w:p w:rsidR="00636781" w:rsidRPr="00636781" w:rsidRDefault="00636781" w:rsidP="00636781">
      <w:pPr>
        <w:shd w:val="clear" w:color="auto" w:fill="E9ECEF"/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367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уточнения деталей вашего конкретного подключения и получения списка необходимых документов обратитесь в клиентский сервис «Башкирэнерго» или подайте заявку через личный кабинет. Мы готовы помочь!</w:t>
      </w:r>
    </w:p>
    <w:p w:rsidR="00636781" w:rsidRDefault="00636781" w:rsidP="00636781"/>
    <w:p w:rsidR="00636781" w:rsidRDefault="0050663D" w:rsidP="00636781">
      <w:pPr>
        <w:rPr>
          <w:rFonts w:ascii="Arial" w:hAnsi="Arial" w:cs="Arial"/>
          <w:color w:val="FFFFFF"/>
          <w:shd w:val="clear" w:color="auto" w:fill="0066CC"/>
        </w:rPr>
      </w:pPr>
      <w:ins w:id="154" w:author="Денисова Анна Борисовна" w:date="2026-04-07T11:33:00Z">
        <w:r>
          <w:rPr>
            <w:rFonts w:ascii="Arial" w:hAnsi="Arial" w:cs="Arial"/>
            <w:color w:val="FFFFFF"/>
            <w:shd w:val="clear" w:color="auto" w:fill="0066CC"/>
          </w:rPr>
          <w:t>13</w:t>
        </w:r>
        <w:proofErr w:type="gramStart"/>
        <w:r>
          <w:rPr>
            <w:rFonts w:ascii="Arial" w:hAnsi="Arial" w:cs="Arial"/>
            <w:color w:val="FFFFFF"/>
            <w:shd w:val="clear" w:color="auto" w:fill="0066CC"/>
          </w:rPr>
          <w:t>.</w:t>
        </w:r>
        <w:proofErr w:type="gramEnd"/>
        <w:r>
          <w:rPr>
            <w:rFonts w:ascii="Arial" w:hAnsi="Arial" w:cs="Arial"/>
            <w:color w:val="FFFFFF"/>
            <w:shd w:val="clear" w:color="auto" w:fill="0066CC"/>
          </w:rPr>
          <w:t xml:space="preserve"> </w:t>
        </w:r>
      </w:ins>
      <w:r w:rsidR="00636781">
        <w:rPr>
          <w:rFonts w:ascii="Arial" w:hAnsi="Arial" w:cs="Arial"/>
          <w:color w:val="FFFFFF"/>
          <w:shd w:val="clear" w:color="auto" w:fill="0066CC"/>
        </w:rPr>
        <w:t xml:space="preserve">что будет если подключусь </w:t>
      </w:r>
      <w:proofErr w:type="spellStart"/>
      <w:r w:rsidR="00636781">
        <w:rPr>
          <w:rFonts w:ascii="Arial" w:hAnsi="Arial" w:cs="Arial"/>
          <w:color w:val="FFFFFF"/>
          <w:shd w:val="clear" w:color="auto" w:fill="0066CC"/>
        </w:rPr>
        <w:t>самостоятелльно</w:t>
      </w:r>
      <w:proofErr w:type="spellEnd"/>
    </w:p>
    <w:p w:rsidR="00E142B4" w:rsidRPr="00E142B4" w:rsidRDefault="00E142B4" w:rsidP="00E142B4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55"/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Что произойдёт, если вы решите подключить объект самостоятельно</w:t>
      </w:r>
      <w:commentRangeEnd w:id="155"/>
      <w:r w:rsidR="0050663D">
        <w:rPr>
          <w:rStyle w:val="a7"/>
        </w:rPr>
        <w:commentReference w:id="155"/>
      </w:r>
    </w:p>
    <w:p w:rsidR="00E142B4" w:rsidRPr="00E142B4" w:rsidRDefault="00E142B4" w:rsidP="00E142B4">
      <w:pPr>
        <w:numPr>
          <w:ilvl w:val="0"/>
          <w:numId w:val="4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 обязаны выполнить все работы в строгом соответствии с нормативными документами (ПУЭ, правила охраны труда, правила эксплуатации электроустановок и т.п.) </w:t>
      </w:r>
      <w:hyperlink r:id="rId115" w:anchor="source-4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[4]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Работы должны проводиться только квалифицированным электротехническим персоналом, а все действия – только после полного отключения напряжения на текущих электроустановках </w:t>
      </w:r>
      <w:hyperlink r:id="rId116" w:anchor="source-3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</w:hyperlink>
      <w:hyperlink r:id="rId117" w:anchor="source-1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нарушении требований компания «Башкирэнерго» имеет право передать информацию в надзорные органы и в прокуратуру </w:t>
      </w:r>
      <w:hyperlink r:id="rId118" w:anchor="source-4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[4]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 любые повреждения имущества компании, а также за перебои в электроснабжении других потребителей вы несёте полную финансовую ответственность и обязаны возместить все убытки </w:t>
      </w:r>
      <w:hyperlink r:id="rId119" w:anchor="source-1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После завершения работ вы должны уведомить «Башкирэнерго» о выполнении технических условий (через личный кабинет, офис или почту). Компания проверит результаты </w:t>
      </w:r>
      <w:proofErr w:type="gramStart"/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 </w:t>
      </w:r>
      <w:proofErr w:type="spellStart"/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</w:t>
      </w:r>
      <w:proofErr w:type="spellEnd"/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течение</w:t>
      </w:r>
      <w:proofErr w:type="gramEnd"/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 10 дней и возобновит подачу напряжения </w:t>
      </w:r>
      <w:hyperlink r:id="rId120" w:anchor="source-2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2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вы не располагаете собственным квалифицированным персоналом или хотите избежать рисков, можете оформить дополнительную платную услугу «ТП под ключ», при которой все работы выполнит компания </w:t>
      </w:r>
      <w:hyperlink r:id="rId121" w:anchor="source-5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[5]</w:t>
        </w:r>
      </w:hyperlink>
      <w:hyperlink r:id="rId122" w:anchor="source-6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[6]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Пошаговая инструкция самостоятельного подключения</w:t>
      </w:r>
    </w:p>
    <w:p w:rsidR="00E142B4" w:rsidRPr="00E142B4" w:rsidRDefault="00E142B4" w:rsidP="00E142B4">
      <w:pPr>
        <w:numPr>
          <w:ilvl w:val="0"/>
          <w:numId w:val="4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Изучите нормативные требования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ПУЭ, правила охраны труда, правила эксплуатации электроустановок </w:t>
      </w:r>
      <w:hyperlink r:id="rId123" w:anchor="source-4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[4]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Подготовьте квалифицированный персонал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только лицензированные электрики могут работать с электроустановками </w:t>
      </w:r>
      <w:hyperlink r:id="rId124" w:anchor="source-3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</w:hyperlink>
      <w:hyperlink r:id="rId125" w:anchor="source-1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Отключите питание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полностью обесточьте объект перед началом работ </w:t>
      </w:r>
      <w:hyperlink r:id="rId126" w:anchor="source-3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Выполните монтаж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соблюдая все организационно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технические мероприятия, безопасно подключите кабели, приборы учёта и т.д. </w:t>
      </w:r>
      <w:hyperlink r:id="rId127" w:anchor="source-3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[3]</w:t>
        </w:r>
      </w:hyperlink>
      <w:hyperlink r:id="rId128" w:anchor="source-1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Оформите уведомление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отправьте в «Башкирэнерго» сообщение о завершении работ через личный кабинет, офис или почту </w:t>
      </w:r>
      <w:hyperlink r:id="rId129" w:anchor="source-2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3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Ожидайте проверку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специалисты проверят соответствие выполненных работ техническим условиям и, при их подтверждении, возобновят подачу напряжения </w:t>
      </w:r>
      <w:hyperlink r:id="rId130" w:anchor="source-2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Возможные последствия несоблюдения требований</w:t>
      </w:r>
    </w:p>
    <w:p w:rsidR="00E142B4" w:rsidRPr="00E142B4" w:rsidRDefault="00E142B4" w:rsidP="00E142B4">
      <w:pPr>
        <w:numPr>
          <w:ilvl w:val="0"/>
          <w:numId w:val="44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Ответственность за ущерб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компенсация всех расходов на восстановление повреждённого оборудования и убытков компании </w:t>
      </w:r>
      <w:hyperlink r:id="rId131" w:anchor="source-1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[1]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4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Административные меры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передача информации в ФСЭТ и прокуратуру, возможные штрафы </w:t>
      </w:r>
      <w:hyperlink r:id="rId132" w:anchor="source-4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[4]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4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Отказ в подключении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если работы не соответствуют требованиям, компания может отказать в вводе в эксплуатацию и потребовать исправления </w:t>
      </w:r>
      <w:hyperlink r:id="rId133" w:anchor="source-2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Дополнительные условия</w:t>
      </w:r>
    </w:p>
    <w:p w:rsidR="00E142B4" w:rsidRPr="00E142B4" w:rsidRDefault="00E142B4" w:rsidP="00E142B4">
      <w:pPr>
        <w:numPr>
          <w:ilvl w:val="0"/>
          <w:numId w:val="4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отсутствии собственного квалифицированного персонала рекомендуется воспользоваться услугой «ТП под ключ», оформляя отдельный договор на дополнительные платные услуги </w:t>
      </w:r>
      <w:hyperlink r:id="rId134" w:anchor="source-5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[5]</w:t>
        </w:r>
      </w:hyperlink>
      <w:hyperlink r:id="rId135" w:anchor="source-6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[6]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5"/>
        </w:numPr>
        <w:shd w:val="clear" w:color="auto" w:fill="E9ECEF"/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Стоимость технологического присоединения рассчитывается по тарифным ставкам, утверждённым постановлением, но точный расчёт зависит от мощности и категории клиента </w:t>
      </w:r>
      <w:hyperlink r:id="rId136" w:anchor="source-7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[7]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shd w:val="clear" w:color="auto" w:fill="E9ECEF"/>
        <w:spacing w:before="240" w:after="120" w:line="240" w:lineRule="auto"/>
        <w:outlineLvl w:val="2"/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6"/>
          <w:szCs w:val="26"/>
          <w:lang w:eastAsia="ru-RU"/>
        </w:rPr>
        <w:t>Что делать дальше</w:t>
      </w:r>
    </w:p>
    <w:p w:rsidR="00E142B4" w:rsidRPr="00E142B4" w:rsidRDefault="00E142B4" w:rsidP="00E142B4">
      <w:pPr>
        <w:shd w:val="clear" w:color="auto" w:fill="E9ECE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уточнения деталей и получения полной консультации обратитесь в клиентский сервис «Башкирэнерго» или подайте заявку через личный кабинет </w:t>
      </w:r>
      <w:hyperlink r:id="rId137" w:anchor="source-2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[2]</w:t>
        </w:r>
      </w:hyperlink>
      <w:hyperlink r:id="rId138" w:anchor="source-5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lang w:eastAsia="ru-RU"/>
          </w:rPr>
          <w:t>[5]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Мы готовы помочь вам выполнить подключение безопасно и в соответствии с нормативами.</w:t>
      </w:r>
    </w:p>
    <w:p w:rsidR="00636781" w:rsidRDefault="00636781" w:rsidP="00636781"/>
    <w:p w:rsidR="00E142B4" w:rsidRDefault="0050663D" w:rsidP="00636781">
      <w:ins w:id="156" w:author="Денисова Анна Борисовна" w:date="2026-04-07T11:35:00Z">
        <w:r>
          <w:rPr>
            <w:rFonts w:ascii="Arial" w:hAnsi="Arial" w:cs="Arial"/>
            <w:color w:val="FFFFFF"/>
            <w:shd w:val="clear" w:color="auto" w:fill="0066CC"/>
          </w:rPr>
          <w:t xml:space="preserve">14. </w:t>
        </w:r>
      </w:ins>
      <w:r w:rsidR="00E142B4">
        <w:rPr>
          <w:rFonts w:ascii="Arial" w:hAnsi="Arial" w:cs="Arial"/>
          <w:color w:val="FFFFFF"/>
          <w:shd w:val="clear" w:color="auto" w:fill="0066CC"/>
        </w:rPr>
        <w:t>подал заявку как отозвать</w:t>
      </w:r>
    </w:p>
    <w:p w:rsidR="00E142B4" w:rsidRPr="00E142B4" w:rsidRDefault="00E142B4" w:rsidP="00E142B4">
      <w:pPr>
        <w:spacing w:before="120" w:after="12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отзыва поданной заявки необходимо связаться с ООО «Башкирэнерго» и официально запросить её аннулирование.</w:t>
      </w:r>
    </w:p>
    <w:p w:rsidR="00E142B4" w:rsidRPr="00E142B4" w:rsidRDefault="00E142B4" w:rsidP="00E142B4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Пошаговая инструкция</w:t>
      </w:r>
    </w:p>
    <w:p w:rsidR="00E142B4" w:rsidRPr="00E142B4" w:rsidRDefault="00E142B4" w:rsidP="00E142B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Определите удобный способ связи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лично в офисе, через личный кабинет на сайте или по почте России </w:t>
      </w:r>
      <w:hyperlink r:id="rId139" w:anchor="source-2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[2]</w:t>
        </w:r>
      </w:hyperlink>
      <w:hyperlink r:id="rId140" w:anchor="source-1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Подготовьте реквизиты заявки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номер заявки, ФИО, адрес и контактный телефон.</w:t>
      </w:r>
    </w:p>
    <w:p w:rsidR="00E142B4" w:rsidRPr="00E142B4" w:rsidRDefault="00E142B4" w:rsidP="00E142B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Отправьте запрос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E142B4" w:rsidRPr="00E142B4" w:rsidRDefault="00E142B4" w:rsidP="00E142B4">
      <w:pPr>
        <w:numPr>
          <w:ilvl w:val="1"/>
          <w:numId w:val="46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 офисе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подойдите в ближайший офис ООО «Башкирэнерго» и попросите сотрудника оформить отзыв заявки.</w:t>
      </w:r>
    </w:p>
    <w:p w:rsidR="00E142B4" w:rsidRPr="00E142B4" w:rsidRDefault="00E142B4" w:rsidP="00E142B4">
      <w:pPr>
        <w:numPr>
          <w:ilvl w:val="1"/>
          <w:numId w:val="46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57"/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Через личный кабинет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– зайдите в раздел </w:t>
      </w:r>
      <w:del w:id="158" w:author="Денисова Анна Борисовна" w:date="2026-04-07T11:36:00Z">
        <w:r w:rsidRPr="00E142B4" w:rsidDel="00FE7A50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delText>«Технологическое присоединение»</w:delText>
        </w:r>
      </w:del>
      <w:ins w:id="159" w:author="Денисова Анна Борисовна" w:date="2026-04-07T11:36:00Z">
        <w:r w:rsidR="00FE7A50">
          <w:rPr>
            <w:rFonts w:ascii="Arial" w:eastAsia="Times New Roman" w:hAnsi="Arial" w:cs="Arial"/>
            <w:color w:val="333333"/>
            <w:sz w:val="24"/>
            <w:szCs w:val="24"/>
            <w:lang w:eastAsia="ru-RU"/>
          </w:rPr>
          <w:t>-</w:t>
        </w:r>
      </w:ins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найдите свою заявку и выберите действие «Отозвать» (если такая функция доступна).</w:t>
      </w:r>
      <w:commentRangeEnd w:id="157"/>
      <w:r w:rsidR="00FE7A50">
        <w:rPr>
          <w:rStyle w:val="a7"/>
        </w:rPr>
        <w:commentReference w:id="157"/>
      </w:r>
    </w:p>
    <w:p w:rsidR="00E142B4" w:rsidRPr="00E142B4" w:rsidRDefault="00E142B4" w:rsidP="00E142B4">
      <w:pPr>
        <w:numPr>
          <w:ilvl w:val="1"/>
          <w:numId w:val="46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 почте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отправьте письмо с указанием номера заявки и просьбой её отозвать на юридический адрес компании (450096, Республика Башкортостан, г. Уфа, ул. Комсомольская, 126).</w:t>
      </w:r>
    </w:p>
    <w:p w:rsidR="00E142B4" w:rsidRPr="00E142B4" w:rsidRDefault="00E142B4" w:rsidP="00E142B4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commentRangeStart w:id="160"/>
      <w:r w:rsidRPr="00E142B4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Получите подтверждение</w:t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– после обработки вашего запроса вам будет направлено подтверждение о прекращении рассмотрения заявки.</w:t>
      </w:r>
    </w:p>
    <w:p w:rsidR="00E142B4" w:rsidRPr="00E142B4" w:rsidRDefault="00E142B4" w:rsidP="00E142B4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Если у вас возникли вопросы или требуется уточнение деталей, обратитесь </w:t>
      </w:r>
      <w:commentRangeEnd w:id="160"/>
      <w:r w:rsidR="00FE7A50">
        <w:rPr>
          <w:rStyle w:val="a7"/>
        </w:rPr>
        <w:commentReference w:id="160"/>
      </w:r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центр обслуживания клиентов (г. Уфа, ул. Комсомольская, 17) </w:t>
      </w:r>
      <w:hyperlink r:id="rId141" w:anchor="source-1" w:history="1">
        <w:r w:rsidRPr="00E142B4">
          <w:rPr>
            <w:rFonts w:ascii="Arial" w:eastAsia="Times New Roman" w:hAnsi="Arial" w:cs="Arial"/>
            <w:b/>
            <w:bCs/>
            <w:color w:val="0066CC"/>
            <w:sz w:val="24"/>
            <w:szCs w:val="24"/>
            <w:u w:val="single"/>
            <w:lang w:eastAsia="ru-RU"/>
          </w:rPr>
          <w:t>[1]</w:t>
        </w:r>
      </w:hyperlink>
      <w:r w:rsidRPr="00E142B4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E142B4" w:rsidRPr="00E142B4" w:rsidRDefault="00E142B4" w:rsidP="00E142B4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E142B4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Для точного выполнения процедуры рекомендуется уточнить наличие онлайн</w:t>
      </w:r>
      <w:r w:rsidRPr="00E142B4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noBreakHyphen/>
        <w:t>функции отзыва в личном кабинете, так как в некоторых случаях может потребоваться только телефонный звонок или посещение офиса.</w:t>
      </w:r>
    </w:p>
    <w:p w:rsidR="00E142B4" w:rsidRDefault="00E142B4" w:rsidP="00636781"/>
    <w:sectPr w:rsidR="00E14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Денисова Анна Борисовна" w:date="2026-04-07T10:26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 xml:space="preserve">Льготная ставка применяется только для ФЛ до 15 кВт, с соблюдением нескольких критериев подключаемого объекта. </w:t>
      </w:r>
    </w:p>
  </w:comment>
  <w:comment w:id="8" w:author="Денисова Анна Борисовна" w:date="2026-04-07T10:25:00Z" w:initials="ДАБ">
    <w:p w:rsidR="002868E0" w:rsidRPr="002868E0" w:rsidRDefault="002868E0">
      <w:pPr>
        <w:pStyle w:val="a8"/>
      </w:pPr>
      <w:r>
        <w:rPr>
          <w:rStyle w:val="a7"/>
        </w:rPr>
        <w:annotationRef/>
      </w:r>
      <w:r>
        <w:t>Тарифы 2025 года</w:t>
      </w:r>
    </w:p>
  </w:comment>
  <w:comment w:id="9" w:author="Денисова Анна Борисовна" w:date="2026-04-07T10:27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Не может быть расчет по данным ставкам более чем для 15 кВт.</w:t>
      </w:r>
    </w:p>
    <w:p w:rsidR="002868E0" w:rsidRDefault="002868E0">
      <w:pPr>
        <w:pStyle w:val="a8"/>
      </w:pPr>
      <w:r>
        <w:t>Нет формулировки «Обычный заявитель», это либо ФЛ, ИП или ЮЛ.</w:t>
      </w:r>
    </w:p>
  </w:comment>
  <w:comment w:id="10" w:author="Денисова Анна Борисовна" w:date="2026-04-07T10:28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 xml:space="preserve">Не верная формулировка.  </w:t>
      </w:r>
    </w:p>
    <w:p w:rsidR="002868E0" w:rsidRDefault="002868E0">
      <w:pPr>
        <w:pStyle w:val="a8"/>
      </w:pPr>
      <w:r>
        <w:t xml:space="preserve">С1 – это только </w:t>
      </w:r>
      <w:proofErr w:type="gramStart"/>
      <w:r>
        <w:t>ставка</w:t>
      </w:r>
      <w:proofErr w:type="gramEnd"/>
      <w:r>
        <w:t xml:space="preserve"> покрывающая затраты СО на разработку документов, помимо нее также в расчет берется строительство последней мили + установка ПУ (С8). </w:t>
      </w:r>
    </w:p>
    <w:p w:rsidR="002868E0" w:rsidRDefault="002868E0">
      <w:pPr>
        <w:pStyle w:val="a8"/>
      </w:pPr>
      <w:r>
        <w:t xml:space="preserve">Поэтому точную стоимость потребитель сможет узнать только после разработки ТУ и подготовки договора и счета на оплату. </w:t>
      </w:r>
    </w:p>
  </w:comment>
  <w:comment w:id="11" w:author="Денисова Анна Борисовна" w:date="2026-04-07T10:31:00Z" w:initials="ДАБ">
    <w:p w:rsidR="002868E0" w:rsidRDefault="002868E0" w:rsidP="002868E0">
      <w:pPr>
        <w:pStyle w:val="a8"/>
      </w:pPr>
      <w:r>
        <w:rPr>
          <w:rStyle w:val="a7"/>
        </w:rPr>
        <w:annotationRef/>
      </w:r>
      <w:r>
        <w:t>Нет формулировки «Обычный заявитель», это либо ФЛ, ИП или ЮЛ.</w:t>
      </w:r>
    </w:p>
    <w:p w:rsidR="002868E0" w:rsidRDefault="002868E0">
      <w:pPr>
        <w:pStyle w:val="a8"/>
      </w:pPr>
    </w:p>
  </w:comment>
  <w:comment w:id="12" w:author="Денисова Анна Борисовна" w:date="2026-04-07T10:31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? тарифные ставки утверждены госкомитетом по РБ</w:t>
      </w:r>
    </w:p>
  </w:comment>
  <w:comment w:id="13" w:author="Денисова Анна Борисовна" w:date="2026-04-07T10:31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Расчет производится в зависимости от сложности работ после подготовки ТУ</w:t>
      </w:r>
    </w:p>
  </w:comment>
  <w:comment w:id="14" w:author="Денисова Анна Борисовна" w:date="2026-04-07T10:32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Только для ФЛ до 15 кВт</w:t>
      </w:r>
    </w:p>
  </w:comment>
  <w:comment w:id="15" w:author="Денисова Анна Борисовна" w:date="2026-04-07T10:32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точную стоимость потребитель сможет узнать только после разработки ТУ и подготовки договора и счета на оплату.</w:t>
      </w:r>
    </w:p>
  </w:comment>
  <w:comment w:id="17" w:author="Денисова Анна Борисовна" w:date="2026-04-07T10:33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Льготная ставка применяется только для ФЛ до 15 кВт, с соблюдением нескольких критериев подключаемого объекта.</w:t>
      </w:r>
    </w:p>
  </w:comment>
  <w:comment w:id="19" w:author="Денисова Анна Борисовна" w:date="2026-04-07T10:34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ТУ выдает СО, потребитель не может из подготовить</w:t>
      </w:r>
    </w:p>
  </w:comment>
  <w:comment w:id="20" w:author="Денисова Анна Борисовна" w:date="2026-04-07T10:34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>И в Пункте обслуживания клиентов в районах РБ</w:t>
      </w:r>
    </w:p>
  </w:comment>
  <w:comment w:id="21" w:author="Денисова Анна Борисовна" w:date="2026-04-07T10:35:00Z" w:initials="ДАБ">
    <w:p w:rsidR="002868E0" w:rsidRDefault="002868E0">
      <w:pPr>
        <w:pStyle w:val="a8"/>
      </w:pPr>
      <w:r>
        <w:rPr>
          <w:rStyle w:val="a7"/>
        </w:rPr>
        <w:annotationRef/>
      </w:r>
      <w:r>
        <w:t xml:space="preserve">После рассмотрения заявки </w:t>
      </w:r>
      <w:r w:rsidR="00001770">
        <w:t>в ЛК размещается пакет документов (ТУ, договор, счет, расчет стоимости, памятка по этапам ТП, инструкция по самостоятельному подключению (до 150 кВт))</w:t>
      </w:r>
    </w:p>
    <w:p w:rsidR="00001770" w:rsidRDefault="00001770">
      <w:pPr>
        <w:pStyle w:val="a8"/>
      </w:pPr>
    </w:p>
    <w:p w:rsidR="00001770" w:rsidRDefault="00001770">
      <w:pPr>
        <w:pStyle w:val="a8"/>
      </w:pPr>
      <w:r>
        <w:t>Акт допуска ПУ размещается после завершения ТП.</w:t>
      </w:r>
    </w:p>
  </w:comment>
  <w:comment w:id="22" w:author="Денисова Анна Борисовна" w:date="2026-04-07T10:37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 xml:space="preserve">Только до 150 кВт, свыше 150 кВт фактическое присоединение входит в пакет услуг по ТПП. </w:t>
      </w:r>
    </w:p>
  </w:comment>
  <w:comment w:id="23" w:author="Денисова Анна Борисовна" w:date="2026-04-07T10:38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 xml:space="preserve">Формулировка возобновит не подходит если подключение первичное. </w:t>
      </w:r>
    </w:p>
  </w:comment>
  <w:comment w:id="24" w:author="Денисова Анна Борисовна" w:date="2026-04-07T10:38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 xml:space="preserve">? не понятно почему этот этап после ввода в эксплуатацию. Оплату за ТПП потребитель вносит до заключения договора. </w:t>
      </w:r>
    </w:p>
  </w:comment>
  <w:comment w:id="26" w:author="Денисова Анна Борисовна" w:date="2026-04-07T10:39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>Нет ИП</w:t>
      </w:r>
    </w:p>
  </w:comment>
  <w:comment w:id="28" w:author="Денисова Анна Борисовна" w:date="2026-04-07T10:40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>Список документов для ФЛ до 150 кВт</w:t>
      </w:r>
    </w:p>
  </w:comment>
  <w:comment w:id="36" w:author="Денисова Анна Борисовна" w:date="2026-04-07T10:42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>Приложите</w:t>
      </w:r>
    </w:p>
  </w:comment>
  <w:comment w:id="37" w:author="Денисова Анна Борисовна" w:date="2026-04-07T10:42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 xml:space="preserve">Только для ФЛ до 15 кВт. </w:t>
      </w:r>
    </w:p>
    <w:p w:rsidR="00001770" w:rsidRDefault="00001770">
      <w:pPr>
        <w:pStyle w:val="a8"/>
      </w:pPr>
      <w:r>
        <w:t>Можно добавить в таблицу к ФЛ с пометкой до 15 кВт</w:t>
      </w:r>
    </w:p>
  </w:comment>
  <w:comment w:id="38" w:author="Денисова Анна Борисовна" w:date="2026-04-07T10:43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>Можно просто позвонить в КЦ 8-800-234-77-00.</w:t>
      </w:r>
    </w:p>
    <w:p w:rsidR="00001770" w:rsidRDefault="00001770">
      <w:pPr>
        <w:pStyle w:val="a8"/>
      </w:pPr>
      <w:r>
        <w:t xml:space="preserve">Мы не помогаем с подготовкой документов. Мы можем оказать консультацию о пакете документов. </w:t>
      </w:r>
    </w:p>
  </w:comment>
  <w:comment w:id="43" w:author="Денисова Анна Борисовна" w:date="2026-04-07T10:45:00Z" w:initials="ДАБ">
    <w:p w:rsidR="00001770" w:rsidRDefault="00001770">
      <w:pPr>
        <w:pStyle w:val="a8"/>
      </w:pPr>
      <w:r>
        <w:rPr>
          <w:rStyle w:val="a7"/>
        </w:rPr>
        <w:annotationRef/>
      </w:r>
      <w:r>
        <w:t>См. вопрос №3</w:t>
      </w:r>
    </w:p>
  </w:comment>
  <w:comment w:id="44" w:author="Денисова Анна Борисовна" w:date="2026-04-07T10:45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+ ПОК в районах РБ</w:t>
      </w:r>
    </w:p>
  </w:comment>
  <w:comment w:id="45" w:author="Денисова Анна Борисовна" w:date="2026-04-07T10:46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См. вопрос №2</w:t>
      </w:r>
    </w:p>
    <w:p w:rsidR="00DE777E" w:rsidRDefault="00DE777E" w:rsidP="00DE777E">
      <w:pPr>
        <w:pStyle w:val="a8"/>
      </w:pPr>
      <w:r>
        <w:t>После рассмотрения заявки в ЛК размещается пакет документов (ТУ, договор, счет, расчет стоимости, памятка по этапам ТП, инструкция по самостоятельному подключению (до 150 кВт))</w:t>
      </w:r>
    </w:p>
    <w:p w:rsidR="00DE777E" w:rsidRDefault="00DE777E" w:rsidP="00DE777E">
      <w:pPr>
        <w:pStyle w:val="a8"/>
      </w:pPr>
    </w:p>
    <w:p w:rsidR="00DE777E" w:rsidRDefault="00DE777E" w:rsidP="00DE777E">
      <w:pPr>
        <w:pStyle w:val="a8"/>
      </w:pPr>
      <w:r>
        <w:t>Акт допуска ПУ размещается после завершения ТП.</w:t>
      </w:r>
    </w:p>
  </w:comment>
  <w:comment w:id="46" w:author="Денисова Анна Борисовна" w:date="2026-04-07T10:46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См. вопрос №2 только для подключения до 150 кВт</w:t>
      </w:r>
    </w:p>
  </w:comment>
  <w:comment w:id="47" w:author="Денисова Анна Борисовна" w:date="2026-04-07T10:47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См вопрос №2</w:t>
      </w:r>
    </w:p>
  </w:comment>
  <w:comment w:id="48" w:author="Денисова Анна Борисовна" w:date="2026-04-07T10:47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Только для ФЛ до 15 кВт</w:t>
      </w:r>
    </w:p>
  </w:comment>
  <w:comment w:id="49" w:author="Денисова Анна Борисовна" w:date="2026-04-07T10:47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Звонок в КЦ</w:t>
      </w:r>
    </w:p>
  </w:comment>
  <w:comment w:id="51" w:author="Денисова Анна Борисовна" w:date="2026-04-07T10:48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Срок подготовки ТУ не указан.</w:t>
      </w:r>
    </w:p>
    <w:p w:rsidR="00DE777E" w:rsidRDefault="00DE777E">
      <w:pPr>
        <w:pStyle w:val="a8"/>
      </w:pPr>
      <w:r>
        <w:t>До 150 – 10 рабочих дней</w:t>
      </w:r>
    </w:p>
    <w:p w:rsidR="00DE777E" w:rsidRDefault="00DE777E">
      <w:pPr>
        <w:pStyle w:val="a8"/>
      </w:pPr>
      <w:r>
        <w:t>Свыше 150 – 20 рабочих дней</w:t>
      </w:r>
    </w:p>
    <w:p w:rsidR="00DE777E" w:rsidRDefault="00DE777E">
      <w:pPr>
        <w:pStyle w:val="a8"/>
      </w:pPr>
      <w:r>
        <w:t>Кроме ТУ размещается договор, счет на оплату...</w:t>
      </w:r>
    </w:p>
  </w:comment>
  <w:comment w:id="52" w:author="Денисова Анна Борисовна" w:date="2026-04-07T10:49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Уведомление о выполнении ТУ только для подключения свыше 150 кВт</w:t>
      </w:r>
    </w:p>
  </w:comment>
  <w:comment w:id="53" w:author="Денисова Анна Борисовна" w:date="2026-04-07T10:49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До 150 кВт проверку выполнения ТЫ СО не выполняет</w:t>
      </w:r>
    </w:p>
  </w:comment>
  <w:comment w:id="54" w:author="Денисова Анна Борисовна" w:date="2026-04-07T10:49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? что такое сетевой орган?</w:t>
      </w:r>
    </w:p>
  </w:comment>
  <w:comment w:id="55" w:author="Денисова Анна Борисовна" w:date="2026-04-07T10:50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Акт допуска выдается после завершения ТПП</w:t>
      </w:r>
    </w:p>
  </w:comment>
  <w:comment w:id="56" w:author="Денисова Анна Борисовна" w:date="2026-04-07T10:51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Только для заявителей до 150 кВт, для остальных фактическое присоединение выполняется силами СО</w:t>
      </w:r>
    </w:p>
  </w:comment>
  <w:comment w:id="57" w:author="Денисова Анна Борисовна" w:date="2026-04-07T10:52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>Для заявителей до 150 кВт уведомлять не нужно</w:t>
      </w:r>
    </w:p>
  </w:comment>
  <w:comment w:id="58" w:author="Денисова Анна Борисовна" w:date="2026-04-07T10:53:00Z" w:initials="ДАБ">
    <w:p w:rsidR="00DE777E" w:rsidRDefault="00DE777E">
      <w:pPr>
        <w:pStyle w:val="a8"/>
      </w:pPr>
      <w:r>
        <w:rPr>
          <w:rStyle w:val="a7"/>
        </w:rPr>
        <w:annotationRef/>
      </w:r>
      <w:r>
        <w:t xml:space="preserve">Откуда 10 рабочих дней? Акт </w:t>
      </w:r>
      <w:proofErr w:type="spellStart"/>
      <w:r>
        <w:t>длопуска</w:t>
      </w:r>
      <w:proofErr w:type="spellEnd"/>
      <w:r>
        <w:t xml:space="preserve"> только после завершения процедуры ТПП от 30 рабочих дней до 1 года сроки подключения. Требования ПП РФ 861</w:t>
      </w:r>
    </w:p>
  </w:comment>
  <w:comment w:id="59" w:author="Денисова Анна Борисовна" w:date="2026-04-07T10:58:00Z" w:initials="ДАБ">
    <w:p w:rsidR="00B16A7B" w:rsidRDefault="00B16A7B">
      <w:pPr>
        <w:pStyle w:val="a8"/>
      </w:pPr>
      <w:r>
        <w:rPr>
          <w:rStyle w:val="a7"/>
        </w:rPr>
        <w:annotationRef/>
      </w:r>
      <w:r>
        <w:t xml:space="preserve">Если в ТУ не включены работы по капитальному строительству линий. Если есть кап. строй – минимум 1год. </w:t>
      </w:r>
    </w:p>
  </w:comment>
  <w:comment w:id="60" w:author="Денисова Анна Борисовна" w:date="2026-04-07T10:59:00Z" w:initials="ДАБ">
    <w:p w:rsidR="00B16A7B" w:rsidRDefault="00B16A7B">
      <w:pPr>
        <w:pStyle w:val="a8"/>
      </w:pPr>
      <w:r>
        <w:rPr>
          <w:rStyle w:val="a7"/>
        </w:rPr>
        <w:annotationRef/>
      </w:r>
      <w:r>
        <w:t>Какие конкретно сроки?</w:t>
      </w:r>
    </w:p>
  </w:comment>
  <w:comment w:id="63" w:author="Денисова Анна Борисовна" w:date="2026-04-07T10:56:00Z" w:initials="ДАБ">
    <w:p w:rsidR="00B16A7B" w:rsidRPr="00B16A7B" w:rsidRDefault="00B16A7B">
      <w:pPr>
        <w:pStyle w:val="a8"/>
      </w:pPr>
      <w:r>
        <w:rPr>
          <w:rStyle w:val="a7"/>
        </w:rPr>
        <w:annotationRef/>
      </w:r>
      <w:r>
        <w:t xml:space="preserve">Данный пакет услуг не предусматривает ускорение сроков. Для этого есть услуги </w:t>
      </w:r>
      <w:r w:rsidRPr="00B16A7B">
        <w:rPr>
          <w:b/>
        </w:rPr>
        <w:t>Сокращение срока</w:t>
      </w:r>
      <w:r>
        <w:rPr>
          <w:b/>
        </w:rPr>
        <w:t xml:space="preserve"> </w:t>
      </w:r>
      <w:r>
        <w:t>это совсем разные услуги</w:t>
      </w:r>
      <w:proofErr w:type="gramStart"/>
      <w:r>
        <w:t>.</w:t>
      </w:r>
      <w:proofErr w:type="gramEnd"/>
      <w:r>
        <w:t xml:space="preserve"> и цены.</w:t>
      </w:r>
    </w:p>
  </w:comment>
  <w:comment w:id="65" w:author="Денисова Анна Борисовна" w:date="2026-04-07T11:00:00Z" w:initials="ДАБ">
    <w:p w:rsidR="00B16A7B" w:rsidRDefault="00B16A7B">
      <w:pPr>
        <w:pStyle w:val="a8"/>
      </w:pPr>
      <w:r>
        <w:rPr>
          <w:rStyle w:val="a7"/>
        </w:rPr>
        <w:annotationRef/>
      </w:r>
      <w:r>
        <w:t>См выше.</w:t>
      </w:r>
    </w:p>
  </w:comment>
  <w:comment w:id="70" w:author="Денисова Анна Борисовна" w:date="2026-04-07T11:01:00Z" w:initials="ДАБ">
    <w:p w:rsidR="00B16A7B" w:rsidRDefault="00B16A7B">
      <w:pPr>
        <w:pStyle w:val="a8"/>
      </w:pPr>
      <w:r>
        <w:rPr>
          <w:rStyle w:val="a7"/>
        </w:rPr>
        <w:annotationRef/>
      </w:r>
      <w:r>
        <w:t>+ звонок в КЦ</w:t>
      </w:r>
    </w:p>
  </w:comment>
  <w:comment w:id="72" w:author="Денисова Анна Борисовна" w:date="2026-04-07T11:01:00Z" w:initials="ДАБ">
    <w:p w:rsidR="00B16A7B" w:rsidRDefault="00B16A7B">
      <w:pPr>
        <w:pStyle w:val="a8"/>
      </w:pPr>
      <w:r>
        <w:rPr>
          <w:rStyle w:val="a7"/>
        </w:rPr>
        <w:annotationRef/>
      </w:r>
      <w:r>
        <w:t>Только до 15 кВт ФЛ, с определенным набором критериев подключения. СМ 1 вопрос</w:t>
      </w:r>
    </w:p>
  </w:comment>
  <w:comment w:id="80" w:author="Денисова Анна Борисовна" w:date="2026-04-07T11:03:00Z" w:initials="ДАБ">
    <w:p w:rsidR="00B16A7B" w:rsidRDefault="00B16A7B">
      <w:pPr>
        <w:pStyle w:val="a8"/>
      </w:pPr>
      <w:r>
        <w:rPr>
          <w:rStyle w:val="a7"/>
        </w:rPr>
        <w:annotationRef/>
      </w:r>
      <w:r>
        <w:t>Только ФЛ до 15 кВт</w:t>
      </w:r>
    </w:p>
  </w:comment>
  <w:comment w:id="81" w:author="Денисова Анна Борисовна" w:date="2026-04-07T11:04:00Z" w:initials="ДАБ">
    <w:p w:rsidR="00B16A7B" w:rsidRDefault="00B16A7B">
      <w:pPr>
        <w:pStyle w:val="a8"/>
      </w:pPr>
      <w:r>
        <w:rPr>
          <w:rStyle w:val="a7"/>
        </w:rPr>
        <w:annotationRef/>
      </w:r>
      <w:proofErr w:type="gramStart"/>
      <w:r>
        <w:t>Документы</w:t>
      </w:r>
      <w:proofErr w:type="gramEnd"/>
      <w:r>
        <w:t xml:space="preserve"> подтверждающие льготу</w:t>
      </w:r>
    </w:p>
  </w:comment>
  <w:comment w:id="85" w:author="Денисова Анна Борисовна" w:date="2026-04-07T11:06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 xml:space="preserve">Нет такой льготной ставки 1000 руб. </w:t>
      </w:r>
    </w:p>
  </w:comment>
  <w:comment w:id="88" w:author="Денисова Анна Борисовна" w:date="2026-04-07T11:07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>15 кВт</w:t>
      </w:r>
    </w:p>
  </w:comment>
  <w:comment w:id="91" w:author="Денисова Анна Борисовна" w:date="2026-04-07T11:07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>См п.6</w:t>
      </w:r>
    </w:p>
  </w:comment>
  <w:comment w:id="93" w:author="Денисова Анна Борисовна" w:date="2026-04-07T11:07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>См. п.6</w:t>
      </w:r>
    </w:p>
  </w:comment>
  <w:comment w:id="95" w:author="Денисова Анна Борисовна" w:date="2026-04-07T11:08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>Формулировка не понятная</w:t>
      </w:r>
    </w:p>
  </w:comment>
  <w:comment w:id="97" w:author="Денисова Анна Борисовна" w:date="2026-04-07T11:09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>Для ФЛ до 15 кВт</w:t>
      </w:r>
    </w:p>
  </w:comment>
  <w:comment w:id="98" w:author="Денисова Анна Борисовна" w:date="2026-04-07T11:09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 xml:space="preserve">Замечания указала выше </w:t>
      </w:r>
    </w:p>
  </w:comment>
  <w:comment w:id="100" w:author="Денисова Анна Борисовна" w:date="2026-04-07T11:10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 xml:space="preserve">Не меняются. Разница только в расчете стоимости </w:t>
      </w:r>
    </w:p>
  </w:comment>
  <w:comment w:id="101" w:author="Денисова Анна Борисовна" w:date="2026-04-07T11:11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 xml:space="preserve">См. выше замечания. Размещается пакет документов. </w:t>
      </w:r>
    </w:p>
  </w:comment>
  <w:comment w:id="102" w:author="Денисова Анна Борисовна" w:date="2026-04-07T11:12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>Не требуется для заявителей до 150 кВт</w:t>
      </w:r>
    </w:p>
  </w:comment>
  <w:comment w:id="103" w:author="Денисова Анна Борисовна" w:date="2026-04-07T11:14:00Z" w:initials="ДАБ">
    <w:p w:rsidR="00F26DCD" w:rsidRDefault="00F26DCD">
      <w:pPr>
        <w:pStyle w:val="a8"/>
      </w:pPr>
      <w:r>
        <w:rPr>
          <w:rStyle w:val="a7"/>
        </w:rPr>
        <w:annotationRef/>
      </w:r>
      <w:r>
        <w:t>В соответствии с ТУ: СО осуществляет строительство объектов эл. сетевого хозяйства до границ</w:t>
      </w:r>
      <w:r w:rsidR="0043370D">
        <w:t>ы балансовой принадлежности (граница участка).</w:t>
      </w:r>
    </w:p>
    <w:p w:rsidR="0043370D" w:rsidRDefault="0043370D">
      <w:pPr>
        <w:pStyle w:val="a8"/>
      </w:pPr>
      <w:r>
        <w:t xml:space="preserve">На своей границе БП потребитель выполняет работы самостоятельно, или заказывает дополнительные платные услуги. </w:t>
      </w:r>
    </w:p>
    <w:p w:rsidR="00F26DCD" w:rsidRDefault="00F26DCD">
      <w:pPr>
        <w:pStyle w:val="a8"/>
      </w:pPr>
    </w:p>
  </w:comment>
  <w:comment w:id="105" w:author="Денисова Анна Борисовна" w:date="2026-04-07T11:17:00Z" w:initials="ДАБ">
    <w:p w:rsidR="0043370D" w:rsidRDefault="0043370D">
      <w:pPr>
        <w:pStyle w:val="a8"/>
      </w:pPr>
      <w:r>
        <w:rPr>
          <w:rStyle w:val="a7"/>
        </w:rPr>
        <w:annotationRef/>
      </w:r>
      <w:r>
        <w:t>До 670 кВт, некоторым категориям заявителе не требуется подписание договора. Договор оферты.</w:t>
      </w:r>
    </w:p>
  </w:comment>
  <w:comment w:id="106" w:author="Денисова Анна Борисовна" w:date="2026-04-07T11:17:00Z" w:initials="ДАБ">
    <w:p w:rsidR="0043370D" w:rsidRDefault="0043370D">
      <w:pPr>
        <w:pStyle w:val="a8"/>
      </w:pPr>
      <w:r>
        <w:rPr>
          <w:rStyle w:val="a7"/>
        </w:rPr>
        <w:annotationRef/>
      </w:r>
      <w:r>
        <w:t>Договор энергоснабжения заключается после завершения ТПП, и выдачи документов подтверждающих факт осуществления ТПП.</w:t>
      </w:r>
    </w:p>
  </w:comment>
  <w:comment w:id="107" w:author="Денисова Анна Борисовна" w:date="2026-04-07T11:18:00Z" w:initials="ДАБ">
    <w:p w:rsidR="0043370D" w:rsidRDefault="0043370D">
      <w:pPr>
        <w:pStyle w:val="a8"/>
      </w:pPr>
      <w:r>
        <w:rPr>
          <w:rStyle w:val="a7"/>
        </w:rPr>
        <w:annotationRef/>
      </w:r>
      <w:r>
        <w:t>Оплата за ТПП после п.4</w:t>
      </w:r>
    </w:p>
  </w:comment>
  <w:comment w:id="108" w:author="Денисова Анна Борисовна" w:date="2026-04-07T11:19:00Z" w:initials="ДАБ">
    <w:p w:rsidR="0043370D" w:rsidRDefault="0043370D">
      <w:pPr>
        <w:pStyle w:val="a8"/>
      </w:pPr>
      <w:r>
        <w:rPr>
          <w:rStyle w:val="a7"/>
        </w:rPr>
        <w:annotationRef/>
      </w:r>
      <w:r>
        <w:t xml:space="preserve">? </w:t>
      </w:r>
    </w:p>
  </w:comment>
  <w:comment w:id="110" w:author="Денисова Анна Борисовна" w:date="2026-04-07T11:19:00Z" w:initials="ДАБ">
    <w:p w:rsidR="0043370D" w:rsidRDefault="0043370D">
      <w:pPr>
        <w:pStyle w:val="a8"/>
      </w:pPr>
      <w:r>
        <w:rPr>
          <w:rStyle w:val="a7"/>
        </w:rPr>
        <w:annotationRef/>
      </w:r>
      <w:r>
        <w:t>Склонение неправильное</w:t>
      </w:r>
    </w:p>
  </w:comment>
  <w:comment w:id="112" w:author="Денисова Анна Борисовна" w:date="2026-04-07T11:20:00Z" w:initials="ДАБ">
    <w:p w:rsidR="0043370D" w:rsidRDefault="0043370D">
      <w:pPr>
        <w:pStyle w:val="a8"/>
      </w:pPr>
      <w:r>
        <w:rPr>
          <w:rStyle w:val="a7"/>
        </w:rPr>
        <w:annotationRef/>
      </w:r>
      <w:r>
        <w:t xml:space="preserve">Нет ограничений по мощности в 861 ПП РФ. Потребитель вправе указать любую мощность. </w:t>
      </w:r>
    </w:p>
  </w:comment>
  <w:comment w:id="125" w:author="Денисова Анна Борисовна" w:date="2026-04-07T11:23:00Z" w:initials="ДАБ">
    <w:p w:rsidR="0043370D" w:rsidRDefault="0043370D">
      <w:pPr>
        <w:pStyle w:val="a8"/>
      </w:pPr>
      <w:r>
        <w:rPr>
          <w:rStyle w:val="a7"/>
        </w:rPr>
        <w:annotationRef/>
      </w:r>
      <w:proofErr w:type="gramStart"/>
      <w:r>
        <w:t>Вопрос</w:t>
      </w:r>
      <w:proofErr w:type="gramEnd"/>
      <w:r>
        <w:t xml:space="preserve"> где получить заявку, а не как ее отправить. </w:t>
      </w:r>
    </w:p>
  </w:comment>
  <w:comment w:id="126" w:author="Денисова Анна Борисовна" w:date="2026-04-07T11:23:00Z" w:initials="ДАБ">
    <w:p w:rsidR="0043370D" w:rsidRDefault="0043370D">
      <w:pPr>
        <w:pStyle w:val="a8"/>
      </w:pPr>
      <w:r>
        <w:rPr>
          <w:rStyle w:val="a7"/>
        </w:rPr>
        <w:annotationRef/>
      </w:r>
      <w:proofErr w:type="gramStart"/>
      <w:r>
        <w:t>При подачи</w:t>
      </w:r>
      <w:proofErr w:type="gramEnd"/>
      <w:r>
        <w:t xml:space="preserve"> заявки в ЛК не требуется заполнение бумажной формы заявки. </w:t>
      </w:r>
    </w:p>
  </w:comment>
  <w:comment w:id="130" w:author="Денисова Анна Борисовна" w:date="2026-04-07T11:25:00Z" w:initials="ДАБ">
    <w:p w:rsidR="0043370D" w:rsidRDefault="0043370D">
      <w:pPr>
        <w:pStyle w:val="a8"/>
      </w:pPr>
      <w:r>
        <w:rPr>
          <w:rStyle w:val="a7"/>
        </w:rPr>
        <w:annotationRef/>
      </w:r>
      <w:r>
        <w:t xml:space="preserve">Статус заявки отслеживается в ЛК. После размещения пакета документов </w:t>
      </w:r>
      <w:r w:rsidR="0050663D">
        <w:t xml:space="preserve">заявителю направляется СМС сообщение о готовности документов. </w:t>
      </w:r>
      <w:r>
        <w:t xml:space="preserve"> </w:t>
      </w:r>
    </w:p>
  </w:comment>
  <w:comment w:id="131" w:author="Денисова Анна Борисовна" w:date="2026-04-07T11:26:00Z" w:initials="ДАБ">
    <w:p w:rsidR="0050663D" w:rsidRDefault="0050663D">
      <w:pPr>
        <w:pStyle w:val="a8"/>
      </w:pPr>
      <w:r>
        <w:rPr>
          <w:rStyle w:val="a7"/>
        </w:rPr>
        <w:annotationRef/>
      </w:r>
      <w:r>
        <w:t>ТУ на этапе подачи заявки у заявителя быть не может, их разрабатывает СО</w:t>
      </w:r>
    </w:p>
  </w:comment>
  <w:comment w:id="135" w:author="Денисова Анна Борисовна" w:date="2026-04-07T11:27:00Z" w:initials="ДАБ">
    <w:p w:rsidR="0050663D" w:rsidRDefault="0050663D">
      <w:pPr>
        <w:pStyle w:val="a8"/>
      </w:pPr>
      <w:r>
        <w:rPr>
          <w:rStyle w:val="a7"/>
        </w:rPr>
        <w:annotationRef/>
      </w:r>
      <w:r>
        <w:t>После рассмотрения заявки в ЛК размещается пакет документов (ТУ, договор, счет, расчет стоимости, памятка по этапам ТП, инструкция по самостоятельному подключению (до 150 кВт))</w:t>
      </w:r>
    </w:p>
  </w:comment>
  <w:comment w:id="141" w:author="Денисова Анна Борисовна" w:date="2026-04-07T11:28:00Z" w:initials="ДАБ">
    <w:p w:rsidR="0050663D" w:rsidRDefault="0050663D">
      <w:pPr>
        <w:pStyle w:val="a8"/>
      </w:pPr>
      <w:r>
        <w:rPr>
          <w:rStyle w:val="a7"/>
        </w:rPr>
        <w:annotationRef/>
      </w:r>
      <w:r>
        <w:t xml:space="preserve">3. </w:t>
      </w:r>
      <w:proofErr w:type="gramStart"/>
      <w:r>
        <w:t>этап это выполнение</w:t>
      </w:r>
      <w:proofErr w:type="gramEnd"/>
      <w:r>
        <w:t xml:space="preserve"> ТУ со стороны СО и со стороны заявителя.</w:t>
      </w:r>
    </w:p>
  </w:comment>
  <w:comment w:id="143" w:author="Денисова Анна Борисовна" w:date="2026-04-07T11:27:00Z" w:initials="ДАБ">
    <w:p w:rsidR="0050663D" w:rsidRDefault="0050663D">
      <w:pPr>
        <w:pStyle w:val="a8"/>
      </w:pPr>
      <w:r>
        <w:rPr>
          <w:rStyle w:val="a7"/>
        </w:rPr>
        <w:annotationRef/>
      </w:r>
    </w:p>
  </w:comment>
  <w:comment w:id="148" w:author="Денисова Анна Борисовна" w:date="2026-04-07T11:29:00Z" w:initials="ДАБ">
    <w:p w:rsidR="0050663D" w:rsidRDefault="0050663D">
      <w:pPr>
        <w:pStyle w:val="a8"/>
      </w:pPr>
      <w:r>
        <w:rPr>
          <w:rStyle w:val="a7"/>
        </w:rPr>
        <w:annotationRef/>
      </w:r>
      <w:r>
        <w:t>Только для заявителей свыше 150 кВт.</w:t>
      </w:r>
    </w:p>
  </w:comment>
  <w:comment w:id="152" w:author="Денисова Анна Борисовна" w:date="2026-04-07T11:29:00Z" w:initials="ДАБ">
    <w:p w:rsidR="0050663D" w:rsidRDefault="0050663D">
      <w:pPr>
        <w:pStyle w:val="a8"/>
      </w:pPr>
      <w:r>
        <w:rPr>
          <w:rStyle w:val="a7"/>
        </w:rPr>
        <w:annotationRef/>
      </w:r>
      <w:r>
        <w:t>Только для заявителей свыше 150 кВт</w:t>
      </w:r>
    </w:p>
  </w:comment>
  <w:comment w:id="155" w:author="Денисова Анна Борисовна" w:date="2026-04-07T11:33:00Z" w:initials="ДАБ">
    <w:p w:rsidR="0050663D" w:rsidRDefault="0050663D">
      <w:pPr>
        <w:pStyle w:val="a8"/>
      </w:pPr>
      <w:r>
        <w:rPr>
          <w:rStyle w:val="a7"/>
        </w:rPr>
        <w:annotationRef/>
      </w:r>
      <w:r>
        <w:t xml:space="preserve">Если интерпретировать как самостоятельное подключение после осуществления ТПП, то возможно. Тут требуется оценка ДПТ. </w:t>
      </w:r>
    </w:p>
    <w:p w:rsidR="0050663D" w:rsidRDefault="0050663D">
      <w:pPr>
        <w:pStyle w:val="a8"/>
      </w:pPr>
    </w:p>
    <w:p w:rsidR="0050663D" w:rsidRDefault="0050663D">
      <w:pPr>
        <w:pStyle w:val="a8"/>
      </w:pPr>
      <w:r>
        <w:t xml:space="preserve">Если рассматривать это как самовольное подключение без обращения в СО и оформления процедуры ТПП – это бездоговорное подключение. </w:t>
      </w:r>
    </w:p>
  </w:comment>
  <w:comment w:id="157" w:author="Денисова Анна Борисовна" w:date="2026-04-07T11:35:00Z" w:initials="ДАБ">
    <w:p w:rsidR="00FE7A50" w:rsidRDefault="00FE7A50">
      <w:pPr>
        <w:pStyle w:val="a8"/>
      </w:pPr>
      <w:r>
        <w:rPr>
          <w:rStyle w:val="a7"/>
        </w:rPr>
        <w:annotationRef/>
      </w:r>
      <w:r>
        <w:t>В ЛК есть соответствующая форма обращения  «Отказ от ТП»</w:t>
      </w:r>
    </w:p>
  </w:comment>
  <w:comment w:id="160" w:author="Денисова Анна Борисовна" w:date="2026-04-07T11:36:00Z" w:initials="ДАБ">
    <w:p w:rsidR="00FE7A50" w:rsidRDefault="00FE7A50">
      <w:pPr>
        <w:pStyle w:val="a8"/>
      </w:pPr>
      <w:r>
        <w:rPr>
          <w:rStyle w:val="a7"/>
        </w:rPr>
        <w:annotationRef/>
      </w:r>
      <w:r>
        <w:t xml:space="preserve">Будет подготовлено ДС о расторжении договора ТП, возможно с удержанием средств, которые СО потратила на разработку документов и строительство объектов эл. сет. хозяйства.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4751"/>
    <w:multiLevelType w:val="multilevel"/>
    <w:tmpl w:val="4AFA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01A3B"/>
    <w:multiLevelType w:val="multilevel"/>
    <w:tmpl w:val="FBE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46935"/>
    <w:multiLevelType w:val="multilevel"/>
    <w:tmpl w:val="A260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F66A6"/>
    <w:multiLevelType w:val="multilevel"/>
    <w:tmpl w:val="6B00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46F00"/>
    <w:multiLevelType w:val="multilevel"/>
    <w:tmpl w:val="6060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F399E"/>
    <w:multiLevelType w:val="multilevel"/>
    <w:tmpl w:val="463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30EA8"/>
    <w:multiLevelType w:val="multilevel"/>
    <w:tmpl w:val="ECDA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76392B"/>
    <w:multiLevelType w:val="multilevel"/>
    <w:tmpl w:val="A85A2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B3EC1"/>
    <w:multiLevelType w:val="multilevel"/>
    <w:tmpl w:val="777E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5506"/>
    <w:multiLevelType w:val="multilevel"/>
    <w:tmpl w:val="15C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73936"/>
    <w:multiLevelType w:val="multilevel"/>
    <w:tmpl w:val="FB0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3455A"/>
    <w:multiLevelType w:val="multilevel"/>
    <w:tmpl w:val="B38C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3309BE"/>
    <w:multiLevelType w:val="multilevel"/>
    <w:tmpl w:val="BD4E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23166"/>
    <w:multiLevelType w:val="multilevel"/>
    <w:tmpl w:val="BBF2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37D35"/>
    <w:multiLevelType w:val="multilevel"/>
    <w:tmpl w:val="6B3C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EC3020"/>
    <w:multiLevelType w:val="multilevel"/>
    <w:tmpl w:val="1580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93340"/>
    <w:multiLevelType w:val="multilevel"/>
    <w:tmpl w:val="B38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E2FF2"/>
    <w:multiLevelType w:val="multilevel"/>
    <w:tmpl w:val="0DA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E6B15"/>
    <w:multiLevelType w:val="multilevel"/>
    <w:tmpl w:val="847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C41C7"/>
    <w:multiLevelType w:val="multilevel"/>
    <w:tmpl w:val="78A4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3D055A"/>
    <w:multiLevelType w:val="multilevel"/>
    <w:tmpl w:val="D9F0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7256BA"/>
    <w:multiLevelType w:val="multilevel"/>
    <w:tmpl w:val="E094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304467"/>
    <w:multiLevelType w:val="multilevel"/>
    <w:tmpl w:val="D25A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0024B7"/>
    <w:multiLevelType w:val="multilevel"/>
    <w:tmpl w:val="91B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A09DB"/>
    <w:multiLevelType w:val="multilevel"/>
    <w:tmpl w:val="853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AF6376"/>
    <w:multiLevelType w:val="multilevel"/>
    <w:tmpl w:val="D41A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2B25B0"/>
    <w:multiLevelType w:val="multilevel"/>
    <w:tmpl w:val="1E5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50C4B"/>
    <w:multiLevelType w:val="multilevel"/>
    <w:tmpl w:val="AAF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B2E79"/>
    <w:multiLevelType w:val="multilevel"/>
    <w:tmpl w:val="39F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06296"/>
    <w:multiLevelType w:val="multilevel"/>
    <w:tmpl w:val="E1DA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0D65FE"/>
    <w:multiLevelType w:val="multilevel"/>
    <w:tmpl w:val="0186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645E1"/>
    <w:multiLevelType w:val="multilevel"/>
    <w:tmpl w:val="270A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86081A"/>
    <w:multiLevelType w:val="multilevel"/>
    <w:tmpl w:val="152E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8681F"/>
    <w:multiLevelType w:val="multilevel"/>
    <w:tmpl w:val="53B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E6914"/>
    <w:multiLevelType w:val="multilevel"/>
    <w:tmpl w:val="E38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B4B72"/>
    <w:multiLevelType w:val="multilevel"/>
    <w:tmpl w:val="54BC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F123B9"/>
    <w:multiLevelType w:val="multilevel"/>
    <w:tmpl w:val="66F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460E4"/>
    <w:multiLevelType w:val="multilevel"/>
    <w:tmpl w:val="8A6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E479B"/>
    <w:multiLevelType w:val="multilevel"/>
    <w:tmpl w:val="A00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444E2"/>
    <w:multiLevelType w:val="multilevel"/>
    <w:tmpl w:val="940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530AA"/>
    <w:multiLevelType w:val="multilevel"/>
    <w:tmpl w:val="295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A0C1D"/>
    <w:multiLevelType w:val="multilevel"/>
    <w:tmpl w:val="B23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10732"/>
    <w:multiLevelType w:val="multilevel"/>
    <w:tmpl w:val="615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32FF3"/>
    <w:multiLevelType w:val="multilevel"/>
    <w:tmpl w:val="7A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7389A"/>
    <w:multiLevelType w:val="multilevel"/>
    <w:tmpl w:val="690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9112B"/>
    <w:multiLevelType w:val="multilevel"/>
    <w:tmpl w:val="8EF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3"/>
  </w:num>
  <w:num w:numId="3">
    <w:abstractNumId w:val="21"/>
  </w:num>
  <w:num w:numId="4">
    <w:abstractNumId w:val="5"/>
  </w:num>
  <w:num w:numId="5">
    <w:abstractNumId w:val="2"/>
  </w:num>
  <w:num w:numId="6">
    <w:abstractNumId w:val="39"/>
  </w:num>
  <w:num w:numId="7">
    <w:abstractNumId w:val="35"/>
  </w:num>
  <w:num w:numId="8">
    <w:abstractNumId w:val="7"/>
  </w:num>
  <w:num w:numId="9">
    <w:abstractNumId w:val="32"/>
  </w:num>
  <w:num w:numId="10">
    <w:abstractNumId w:val="19"/>
  </w:num>
  <w:num w:numId="11">
    <w:abstractNumId w:val="4"/>
  </w:num>
  <w:num w:numId="12">
    <w:abstractNumId w:val="22"/>
  </w:num>
  <w:num w:numId="13">
    <w:abstractNumId w:val="37"/>
  </w:num>
  <w:num w:numId="14">
    <w:abstractNumId w:val="9"/>
  </w:num>
  <w:num w:numId="15">
    <w:abstractNumId w:val="14"/>
  </w:num>
  <w:num w:numId="16">
    <w:abstractNumId w:val="30"/>
  </w:num>
  <w:num w:numId="17">
    <w:abstractNumId w:val="40"/>
  </w:num>
  <w:num w:numId="18">
    <w:abstractNumId w:val="25"/>
  </w:num>
  <w:num w:numId="19">
    <w:abstractNumId w:val="1"/>
  </w:num>
  <w:num w:numId="20">
    <w:abstractNumId w:val="27"/>
  </w:num>
  <w:num w:numId="21">
    <w:abstractNumId w:val="0"/>
  </w:num>
  <w:num w:numId="22">
    <w:abstractNumId w:val="23"/>
  </w:num>
  <w:num w:numId="23">
    <w:abstractNumId w:val="28"/>
  </w:num>
  <w:num w:numId="24">
    <w:abstractNumId w:val="26"/>
  </w:num>
  <w:num w:numId="25">
    <w:abstractNumId w:val="3"/>
  </w:num>
  <w:num w:numId="26">
    <w:abstractNumId w:val="17"/>
  </w:num>
  <w:num w:numId="27">
    <w:abstractNumId w:val="41"/>
  </w:num>
  <w:num w:numId="28">
    <w:abstractNumId w:val="8"/>
  </w:num>
  <w:num w:numId="29">
    <w:abstractNumId w:val="11"/>
  </w:num>
  <w:num w:numId="30">
    <w:abstractNumId w:val="16"/>
  </w:num>
  <w:num w:numId="31">
    <w:abstractNumId w:val="12"/>
  </w:num>
  <w:num w:numId="32">
    <w:abstractNumId w:val="42"/>
  </w:num>
  <w:num w:numId="33">
    <w:abstractNumId w:val="44"/>
  </w:num>
  <w:num w:numId="34">
    <w:abstractNumId w:val="6"/>
  </w:num>
  <w:num w:numId="35">
    <w:abstractNumId w:val="38"/>
  </w:num>
  <w:num w:numId="36">
    <w:abstractNumId w:val="20"/>
  </w:num>
  <w:num w:numId="37">
    <w:abstractNumId w:val="33"/>
  </w:num>
  <w:num w:numId="38">
    <w:abstractNumId w:val="31"/>
  </w:num>
  <w:num w:numId="39">
    <w:abstractNumId w:val="10"/>
  </w:num>
  <w:num w:numId="40">
    <w:abstractNumId w:val="43"/>
  </w:num>
  <w:num w:numId="41">
    <w:abstractNumId w:val="29"/>
  </w:num>
  <w:num w:numId="42">
    <w:abstractNumId w:val="45"/>
  </w:num>
  <w:num w:numId="43">
    <w:abstractNumId w:val="15"/>
  </w:num>
  <w:num w:numId="44">
    <w:abstractNumId w:val="18"/>
  </w:num>
  <w:num w:numId="45">
    <w:abstractNumId w:val="34"/>
  </w:num>
  <w:num w:numId="46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Денисова Анна Борисовна">
    <w15:presenceInfo w15:providerId="AD" w15:userId="S-1-5-21-3598248035-1047720151-3493028850-577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oNotDisplayPageBoundaries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30"/>
    <w:rsid w:val="00001770"/>
    <w:rsid w:val="002868E0"/>
    <w:rsid w:val="0043370D"/>
    <w:rsid w:val="004A6338"/>
    <w:rsid w:val="0050663D"/>
    <w:rsid w:val="00636781"/>
    <w:rsid w:val="006E61E4"/>
    <w:rsid w:val="00822812"/>
    <w:rsid w:val="009128C8"/>
    <w:rsid w:val="00B16A7B"/>
    <w:rsid w:val="00BD2C30"/>
    <w:rsid w:val="00D73C98"/>
    <w:rsid w:val="00DE777E"/>
    <w:rsid w:val="00E142B4"/>
    <w:rsid w:val="00E9013B"/>
    <w:rsid w:val="00F26DCD"/>
    <w:rsid w:val="00FE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62C8"/>
  <w15:chartTrackingRefBased/>
  <w15:docId w15:val="{926A3393-9CEB-463B-AC9D-C5D3292A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12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128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12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128C8"/>
    <w:rPr>
      <w:color w:val="0000FF"/>
      <w:u w:val="single"/>
    </w:rPr>
  </w:style>
  <w:style w:type="character" w:styleId="a5">
    <w:name w:val="Strong"/>
    <w:basedOn w:val="a0"/>
    <w:uiPriority w:val="22"/>
    <w:qFormat/>
    <w:rsid w:val="009128C8"/>
    <w:rPr>
      <w:b/>
      <w:bCs/>
    </w:rPr>
  </w:style>
  <w:style w:type="character" w:customStyle="1" w:styleId="katex-mathml">
    <w:name w:val="katex-mathml"/>
    <w:basedOn w:val="a0"/>
    <w:rsid w:val="009128C8"/>
  </w:style>
  <w:style w:type="character" w:customStyle="1" w:styleId="mord">
    <w:name w:val="mord"/>
    <w:basedOn w:val="a0"/>
    <w:rsid w:val="009128C8"/>
  </w:style>
  <w:style w:type="character" w:customStyle="1" w:styleId="mspace">
    <w:name w:val="mspace"/>
    <w:basedOn w:val="a0"/>
    <w:rsid w:val="009128C8"/>
  </w:style>
  <w:style w:type="character" w:customStyle="1" w:styleId="mrel">
    <w:name w:val="mrel"/>
    <w:basedOn w:val="a0"/>
    <w:rsid w:val="009128C8"/>
  </w:style>
  <w:style w:type="character" w:customStyle="1" w:styleId="mbin">
    <w:name w:val="mbin"/>
    <w:basedOn w:val="a0"/>
    <w:rsid w:val="009128C8"/>
  </w:style>
  <w:style w:type="character" w:customStyle="1" w:styleId="mpunct">
    <w:name w:val="mpunct"/>
    <w:basedOn w:val="a0"/>
    <w:rsid w:val="009128C8"/>
  </w:style>
  <w:style w:type="character" w:customStyle="1" w:styleId="vlist-s">
    <w:name w:val="vlist-s"/>
    <w:basedOn w:val="a0"/>
    <w:rsid w:val="009128C8"/>
  </w:style>
  <w:style w:type="character" w:customStyle="1" w:styleId="mop">
    <w:name w:val="mop"/>
    <w:basedOn w:val="a0"/>
    <w:rsid w:val="00636781"/>
  </w:style>
  <w:style w:type="character" w:customStyle="1" w:styleId="mopen">
    <w:name w:val="mopen"/>
    <w:basedOn w:val="a0"/>
    <w:rsid w:val="00636781"/>
  </w:style>
  <w:style w:type="character" w:customStyle="1" w:styleId="mclose">
    <w:name w:val="mclose"/>
    <w:basedOn w:val="a0"/>
    <w:rsid w:val="00636781"/>
  </w:style>
  <w:style w:type="character" w:styleId="a6">
    <w:name w:val="Emphasis"/>
    <w:basedOn w:val="a0"/>
    <w:uiPriority w:val="20"/>
    <w:qFormat/>
    <w:rsid w:val="00636781"/>
    <w:rPr>
      <w:i/>
      <w:iCs/>
    </w:rPr>
  </w:style>
  <w:style w:type="character" w:styleId="HTML">
    <w:name w:val="HTML Code"/>
    <w:basedOn w:val="a0"/>
    <w:uiPriority w:val="99"/>
    <w:semiHidden/>
    <w:unhideWhenUsed/>
    <w:rsid w:val="00636781"/>
    <w:rPr>
      <w:rFonts w:ascii="Courier New" w:eastAsia="Times New Roman" w:hAnsi="Courier New" w:cs="Courier New"/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2868E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868E0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868E0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868E0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868E0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868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868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5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83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0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38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0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5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7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2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5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3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46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46.191.174.57:8877/" TargetMode="External"/><Relationship Id="rId21" Type="http://schemas.openxmlformats.org/officeDocument/2006/relationships/hyperlink" Target="http://46.191.174.57:8877/" TargetMode="External"/><Relationship Id="rId42" Type="http://schemas.openxmlformats.org/officeDocument/2006/relationships/hyperlink" Target="http://46.191.174.57:8877/" TargetMode="External"/><Relationship Id="rId63" Type="http://schemas.openxmlformats.org/officeDocument/2006/relationships/hyperlink" Target="http://46.191.174.57:8877/" TargetMode="External"/><Relationship Id="rId84" Type="http://schemas.openxmlformats.org/officeDocument/2006/relationships/hyperlink" Target="http://46.191.174.57:8877/" TargetMode="External"/><Relationship Id="rId138" Type="http://schemas.openxmlformats.org/officeDocument/2006/relationships/hyperlink" Target="http://46.191.174.57:8877/" TargetMode="External"/><Relationship Id="rId107" Type="http://schemas.openxmlformats.org/officeDocument/2006/relationships/hyperlink" Target="http://46.191.174.57:8877/" TargetMode="External"/><Relationship Id="rId11" Type="http://schemas.openxmlformats.org/officeDocument/2006/relationships/hyperlink" Target="http://46.191.174.57:8877/" TargetMode="External"/><Relationship Id="rId32" Type="http://schemas.openxmlformats.org/officeDocument/2006/relationships/hyperlink" Target="http://46.191.174.57:8877/" TargetMode="External"/><Relationship Id="rId37" Type="http://schemas.openxmlformats.org/officeDocument/2006/relationships/hyperlink" Target="http://46.191.174.57:8877/" TargetMode="External"/><Relationship Id="rId53" Type="http://schemas.openxmlformats.org/officeDocument/2006/relationships/hyperlink" Target="http://46.191.174.57:8877/" TargetMode="External"/><Relationship Id="rId58" Type="http://schemas.openxmlformats.org/officeDocument/2006/relationships/hyperlink" Target="http://46.191.174.57:8877/" TargetMode="External"/><Relationship Id="rId74" Type="http://schemas.openxmlformats.org/officeDocument/2006/relationships/hyperlink" Target="http://46.191.174.57:8877/" TargetMode="External"/><Relationship Id="rId79" Type="http://schemas.openxmlformats.org/officeDocument/2006/relationships/hyperlink" Target="http://46.191.174.57:8877/" TargetMode="External"/><Relationship Id="rId102" Type="http://schemas.openxmlformats.org/officeDocument/2006/relationships/hyperlink" Target="http://46.191.174.57:8877/" TargetMode="External"/><Relationship Id="rId123" Type="http://schemas.openxmlformats.org/officeDocument/2006/relationships/hyperlink" Target="http://46.191.174.57:8877/" TargetMode="External"/><Relationship Id="rId128" Type="http://schemas.openxmlformats.org/officeDocument/2006/relationships/hyperlink" Target="http://46.191.174.57:8877/" TargetMode="External"/><Relationship Id="rId144" Type="http://schemas.openxmlformats.org/officeDocument/2006/relationships/theme" Target="theme/theme1.xml"/><Relationship Id="rId5" Type="http://schemas.openxmlformats.org/officeDocument/2006/relationships/comments" Target="comments.xml"/><Relationship Id="rId90" Type="http://schemas.openxmlformats.org/officeDocument/2006/relationships/hyperlink" Target="http://46.191.174.57:8877/" TargetMode="External"/><Relationship Id="rId95" Type="http://schemas.openxmlformats.org/officeDocument/2006/relationships/hyperlink" Target="http://46.191.174.57:8877/" TargetMode="External"/><Relationship Id="rId22" Type="http://schemas.openxmlformats.org/officeDocument/2006/relationships/hyperlink" Target="http://46.191.174.57:8877/" TargetMode="External"/><Relationship Id="rId27" Type="http://schemas.openxmlformats.org/officeDocument/2006/relationships/hyperlink" Target="http://46.191.174.57:8877/" TargetMode="External"/><Relationship Id="rId43" Type="http://schemas.openxmlformats.org/officeDocument/2006/relationships/hyperlink" Target="http://46.191.174.57:8877/" TargetMode="External"/><Relationship Id="rId48" Type="http://schemas.openxmlformats.org/officeDocument/2006/relationships/hyperlink" Target="http://46.191.174.57:8877/" TargetMode="External"/><Relationship Id="rId64" Type="http://schemas.openxmlformats.org/officeDocument/2006/relationships/hyperlink" Target="http://46.191.174.57:8877/" TargetMode="External"/><Relationship Id="rId69" Type="http://schemas.openxmlformats.org/officeDocument/2006/relationships/hyperlink" Target="http://46.191.174.57:8877/" TargetMode="External"/><Relationship Id="rId113" Type="http://schemas.openxmlformats.org/officeDocument/2006/relationships/hyperlink" Target="http://46.191.174.57:8877/" TargetMode="External"/><Relationship Id="rId118" Type="http://schemas.openxmlformats.org/officeDocument/2006/relationships/hyperlink" Target="http://46.191.174.57:8877/" TargetMode="External"/><Relationship Id="rId134" Type="http://schemas.openxmlformats.org/officeDocument/2006/relationships/hyperlink" Target="http://46.191.174.57:8877/" TargetMode="External"/><Relationship Id="rId139" Type="http://schemas.openxmlformats.org/officeDocument/2006/relationships/hyperlink" Target="http://46.191.174.57:8877/" TargetMode="External"/><Relationship Id="rId80" Type="http://schemas.openxmlformats.org/officeDocument/2006/relationships/hyperlink" Target="http://46.191.174.57:8877/" TargetMode="External"/><Relationship Id="rId85" Type="http://schemas.openxmlformats.org/officeDocument/2006/relationships/hyperlink" Target="http://46.191.174.57:8877/" TargetMode="External"/><Relationship Id="rId12" Type="http://schemas.openxmlformats.org/officeDocument/2006/relationships/hyperlink" Target="http://46.191.174.57:8877/" TargetMode="External"/><Relationship Id="rId17" Type="http://schemas.openxmlformats.org/officeDocument/2006/relationships/hyperlink" Target="http://46.191.174.57:8877/" TargetMode="External"/><Relationship Id="rId33" Type="http://schemas.openxmlformats.org/officeDocument/2006/relationships/hyperlink" Target="http://46.191.174.57:8877/" TargetMode="External"/><Relationship Id="rId38" Type="http://schemas.openxmlformats.org/officeDocument/2006/relationships/hyperlink" Target="http://46.191.174.57:8877/" TargetMode="External"/><Relationship Id="rId59" Type="http://schemas.openxmlformats.org/officeDocument/2006/relationships/hyperlink" Target="http://46.191.174.57:8877/" TargetMode="External"/><Relationship Id="rId103" Type="http://schemas.openxmlformats.org/officeDocument/2006/relationships/hyperlink" Target="http://46.191.174.57:8877/" TargetMode="External"/><Relationship Id="rId108" Type="http://schemas.openxmlformats.org/officeDocument/2006/relationships/hyperlink" Target="http://46.191.174.57:8877/" TargetMode="External"/><Relationship Id="rId124" Type="http://schemas.openxmlformats.org/officeDocument/2006/relationships/hyperlink" Target="http://46.191.174.57:8877/" TargetMode="External"/><Relationship Id="rId129" Type="http://schemas.openxmlformats.org/officeDocument/2006/relationships/hyperlink" Target="http://46.191.174.57:8877/" TargetMode="External"/><Relationship Id="rId54" Type="http://schemas.openxmlformats.org/officeDocument/2006/relationships/hyperlink" Target="http://46.191.174.57:8877/" TargetMode="External"/><Relationship Id="rId70" Type="http://schemas.openxmlformats.org/officeDocument/2006/relationships/hyperlink" Target="http://46.191.174.57:8877/" TargetMode="External"/><Relationship Id="rId75" Type="http://schemas.openxmlformats.org/officeDocument/2006/relationships/hyperlink" Target="http://46.191.174.57:8877/" TargetMode="External"/><Relationship Id="rId91" Type="http://schemas.openxmlformats.org/officeDocument/2006/relationships/hyperlink" Target="http://46.191.174.57:8877/" TargetMode="External"/><Relationship Id="rId96" Type="http://schemas.openxmlformats.org/officeDocument/2006/relationships/hyperlink" Target="http://46.191.174.57:8877/" TargetMode="External"/><Relationship Id="rId140" Type="http://schemas.openxmlformats.org/officeDocument/2006/relationships/hyperlink" Target="http://46.191.174.57:8877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46.191.174.57:8877/" TargetMode="External"/><Relationship Id="rId23" Type="http://schemas.openxmlformats.org/officeDocument/2006/relationships/hyperlink" Target="http://46.191.174.57:8877/" TargetMode="External"/><Relationship Id="rId28" Type="http://schemas.openxmlformats.org/officeDocument/2006/relationships/hyperlink" Target="http://46.191.174.57:8877/" TargetMode="External"/><Relationship Id="rId49" Type="http://schemas.openxmlformats.org/officeDocument/2006/relationships/hyperlink" Target="http://46.191.174.57:8877/" TargetMode="External"/><Relationship Id="rId114" Type="http://schemas.openxmlformats.org/officeDocument/2006/relationships/hyperlink" Target="http://46.191.174.57:8877/" TargetMode="External"/><Relationship Id="rId119" Type="http://schemas.openxmlformats.org/officeDocument/2006/relationships/hyperlink" Target="http://46.191.174.57:8877/" TargetMode="External"/><Relationship Id="rId44" Type="http://schemas.openxmlformats.org/officeDocument/2006/relationships/hyperlink" Target="http://46.191.174.57:8877/" TargetMode="External"/><Relationship Id="rId60" Type="http://schemas.openxmlformats.org/officeDocument/2006/relationships/hyperlink" Target="http://46.191.174.57:8877/" TargetMode="External"/><Relationship Id="rId65" Type="http://schemas.openxmlformats.org/officeDocument/2006/relationships/hyperlink" Target="http://46.191.174.57:8877/" TargetMode="External"/><Relationship Id="rId81" Type="http://schemas.openxmlformats.org/officeDocument/2006/relationships/hyperlink" Target="http://46.191.174.57:8877/" TargetMode="External"/><Relationship Id="rId86" Type="http://schemas.openxmlformats.org/officeDocument/2006/relationships/hyperlink" Target="http://46.191.174.57:8877/" TargetMode="External"/><Relationship Id="rId130" Type="http://schemas.openxmlformats.org/officeDocument/2006/relationships/hyperlink" Target="http://46.191.174.57:8877/" TargetMode="External"/><Relationship Id="rId135" Type="http://schemas.openxmlformats.org/officeDocument/2006/relationships/hyperlink" Target="http://46.191.174.57:8877/" TargetMode="External"/><Relationship Id="rId13" Type="http://schemas.openxmlformats.org/officeDocument/2006/relationships/hyperlink" Target="http://www.bashkirenergo.ru/" TargetMode="External"/><Relationship Id="rId18" Type="http://schemas.openxmlformats.org/officeDocument/2006/relationships/hyperlink" Target="http://46.191.174.57:8877/" TargetMode="External"/><Relationship Id="rId39" Type="http://schemas.openxmlformats.org/officeDocument/2006/relationships/hyperlink" Target="http://46.191.174.57:8877/" TargetMode="External"/><Relationship Id="rId109" Type="http://schemas.openxmlformats.org/officeDocument/2006/relationships/hyperlink" Target="http://46.191.174.57:8877/" TargetMode="External"/><Relationship Id="rId34" Type="http://schemas.openxmlformats.org/officeDocument/2006/relationships/hyperlink" Target="http://46.191.174.57:8877/" TargetMode="External"/><Relationship Id="rId50" Type="http://schemas.openxmlformats.org/officeDocument/2006/relationships/hyperlink" Target="http://46.191.174.57:8877/" TargetMode="External"/><Relationship Id="rId55" Type="http://schemas.openxmlformats.org/officeDocument/2006/relationships/hyperlink" Target="http://46.191.174.57:8877/" TargetMode="External"/><Relationship Id="rId76" Type="http://schemas.openxmlformats.org/officeDocument/2006/relationships/hyperlink" Target="http://46.191.174.57:8877/" TargetMode="External"/><Relationship Id="rId97" Type="http://schemas.openxmlformats.org/officeDocument/2006/relationships/hyperlink" Target="http://46.191.174.57:8877/" TargetMode="External"/><Relationship Id="rId104" Type="http://schemas.openxmlformats.org/officeDocument/2006/relationships/hyperlink" Target="http://46.191.174.57:8877/" TargetMode="External"/><Relationship Id="rId120" Type="http://schemas.openxmlformats.org/officeDocument/2006/relationships/hyperlink" Target="http://46.191.174.57:8877/" TargetMode="External"/><Relationship Id="rId125" Type="http://schemas.openxmlformats.org/officeDocument/2006/relationships/hyperlink" Target="http://46.191.174.57:8877/" TargetMode="External"/><Relationship Id="rId141" Type="http://schemas.openxmlformats.org/officeDocument/2006/relationships/hyperlink" Target="http://46.191.174.57:8877/" TargetMode="External"/><Relationship Id="rId7" Type="http://schemas.openxmlformats.org/officeDocument/2006/relationships/hyperlink" Target="http://46.191.174.57:8877/" TargetMode="External"/><Relationship Id="rId71" Type="http://schemas.openxmlformats.org/officeDocument/2006/relationships/hyperlink" Target="http://46.191.174.57:8877/" TargetMode="External"/><Relationship Id="rId92" Type="http://schemas.openxmlformats.org/officeDocument/2006/relationships/hyperlink" Target="http://46.191.174.57:8877/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bashkirenergo.ru/" TargetMode="External"/><Relationship Id="rId24" Type="http://schemas.openxmlformats.org/officeDocument/2006/relationships/hyperlink" Target="http://www.bashkirenergo.ru/" TargetMode="External"/><Relationship Id="rId40" Type="http://schemas.openxmlformats.org/officeDocument/2006/relationships/hyperlink" Target="http://46.191.174.57:8877/" TargetMode="External"/><Relationship Id="rId45" Type="http://schemas.openxmlformats.org/officeDocument/2006/relationships/hyperlink" Target="http://46.191.174.57:8877/" TargetMode="External"/><Relationship Id="rId66" Type="http://schemas.openxmlformats.org/officeDocument/2006/relationships/hyperlink" Target="http://46.191.174.57:8877/" TargetMode="External"/><Relationship Id="rId87" Type="http://schemas.openxmlformats.org/officeDocument/2006/relationships/hyperlink" Target="http://www.bashkirenergo.ru/" TargetMode="External"/><Relationship Id="rId110" Type="http://schemas.openxmlformats.org/officeDocument/2006/relationships/hyperlink" Target="http://46.191.174.57:8877/" TargetMode="External"/><Relationship Id="rId115" Type="http://schemas.openxmlformats.org/officeDocument/2006/relationships/hyperlink" Target="http://46.191.174.57:8877/" TargetMode="External"/><Relationship Id="rId131" Type="http://schemas.openxmlformats.org/officeDocument/2006/relationships/hyperlink" Target="http://46.191.174.57:8877/" TargetMode="External"/><Relationship Id="rId136" Type="http://schemas.openxmlformats.org/officeDocument/2006/relationships/hyperlink" Target="http://46.191.174.57:8877/" TargetMode="External"/><Relationship Id="rId61" Type="http://schemas.openxmlformats.org/officeDocument/2006/relationships/hyperlink" Target="http://46.191.174.57:8877/" TargetMode="External"/><Relationship Id="rId82" Type="http://schemas.openxmlformats.org/officeDocument/2006/relationships/hyperlink" Target="http://46.191.174.57:8877/" TargetMode="External"/><Relationship Id="rId19" Type="http://schemas.openxmlformats.org/officeDocument/2006/relationships/hyperlink" Target="http://46.191.174.57:8877/" TargetMode="External"/><Relationship Id="rId14" Type="http://schemas.openxmlformats.org/officeDocument/2006/relationships/hyperlink" Target="http://46.191.174.57:8877/" TargetMode="External"/><Relationship Id="rId30" Type="http://schemas.openxmlformats.org/officeDocument/2006/relationships/hyperlink" Target="http://46.191.174.57:8877/" TargetMode="External"/><Relationship Id="rId35" Type="http://schemas.openxmlformats.org/officeDocument/2006/relationships/hyperlink" Target="http://46.191.174.57:8877/" TargetMode="External"/><Relationship Id="rId56" Type="http://schemas.openxmlformats.org/officeDocument/2006/relationships/hyperlink" Target="http://46.191.174.57:8877/" TargetMode="External"/><Relationship Id="rId77" Type="http://schemas.openxmlformats.org/officeDocument/2006/relationships/hyperlink" Target="http://46.191.174.57:8877/" TargetMode="External"/><Relationship Id="rId100" Type="http://schemas.openxmlformats.org/officeDocument/2006/relationships/hyperlink" Target="http://46.191.174.57:8877/" TargetMode="External"/><Relationship Id="rId105" Type="http://schemas.openxmlformats.org/officeDocument/2006/relationships/hyperlink" Target="http://www.bashkirenergo.ru/" TargetMode="External"/><Relationship Id="rId126" Type="http://schemas.openxmlformats.org/officeDocument/2006/relationships/hyperlink" Target="http://46.191.174.57:8877/" TargetMode="External"/><Relationship Id="rId8" Type="http://schemas.openxmlformats.org/officeDocument/2006/relationships/hyperlink" Target="http://46.191.174.57:8877/" TargetMode="External"/><Relationship Id="rId51" Type="http://schemas.openxmlformats.org/officeDocument/2006/relationships/hyperlink" Target="http://46.191.174.57:8877/" TargetMode="External"/><Relationship Id="rId72" Type="http://schemas.openxmlformats.org/officeDocument/2006/relationships/hyperlink" Target="http://46.191.174.57:8877/" TargetMode="External"/><Relationship Id="rId93" Type="http://schemas.openxmlformats.org/officeDocument/2006/relationships/hyperlink" Target="http://46.191.174.57:8877/" TargetMode="External"/><Relationship Id="rId98" Type="http://schemas.openxmlformats.org/officeDocument/2006/relationships/hyperlink" Target="http://46.191.174.57:8877/" TargetMode="External"/><Relationship Id="rId121" Type="http://schemas.openxmlformats.org/officeDocument/2006/relationships/hyperlink" Target="http://46.191.174.57:8877/" TargetMode="External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://46.191.174.57:8877/" TargetMode="External"/><Relationship Id="rId46" Type="http://schemas.openxmlformats.org/officeDocument/2006/relationships/hyperlink" Target="http://46.191.174.57:8877/" TargetMode="External"/><Relationship Id="rId67" Type="http://schemas.openxmlformats.org/officeDocument/2006/relationships/hyperlink" Target="http://46.191.174.57:8877/" TargetMode="External"/><Relationship Id="rId116" Type="http://schemas.openxmlformats.org/officeDocument/2006/relationships/hyperlink" Target="http://46.191.174.57:8877/" TargetMode="External"/><Relationship Id="rId137" Type="http://schemas.openxmlformats.org/officeDocument/2006/relationships/hyperlink" Target="http://46.191.174.57:8877/" TargetMode="External"/><Relationship Id="rId20" Type="http://schemas.openxmlformats.org/officeDocument/2006/relationships/hyperlink" Target="http://46.191.174.57:8877/" TargetMode="External"/><Relationship Id="rId41" Type="http://schemas.openxmlformats.org/officeDocument/2006/relationships/hyperlink" Target="http://46.191.174.57:8877/" TargetMode="External"/><Relationship Id="rId62" Type="http://schemas.openxmlformats.org/officeDocument/2006/relationships/hyperlink" Target="http://46.191.174.57:8877/" TargetMode="External"/><Relationship Id="rId83" Type="http://schemas.openxmlformats.org/officeDocument/2006/relationships/hyperlink" Target="http://46.191.174.57:8877/" TargetMode="External"/><Relationship Id="rId88" Type="http://schemas.openxmlformats.org/officeDocument/2006/relationships/hyperlink" Target="http://46.191.174.57:8877/" TargetMode="External"/><Relationship Id="rId111" Type="http://schemas.openxmlformats.org/officeDocument/2006/relationships/hyperlink" Target="http://46.191.174.57:8877/" TargetMode="External"/><Relationship Id="rId132" Type="http://schemas.openxmlformats.org/officeDocument/2006/relationships/hyperlink" Target="http://46.191.174.57:8877/" TargetMode="External"/><Relationship Id="rId15" Type="http://schemas.openxmlformats.org/officeDocument/2006/relationships/hyperlink" Target="http://46.191.174.57:8877/" TargetMode="External"/><Relationship Id="rId36" Type="http://schemas.openxmlformats.org/officeDocument/2006/relationships/hyperlink" Target="http://46.191.174.57:8877/" TargetMode="External"/><Relationship Id="rId57" Type="http://schemas.openxmlformats.org/officeDocument/2006/relationships/hyperlink" Target="http://www.bashkirenergo.ru/" TargetMode="External"/><Relationship Id="rId106" Type="http://schemas.openxmlformats.org/officeDocument/2006/relationships/hyperlink" Target="http://46.191.174.57:8877/" TargetMode="External"/><Relationship Id="rId127" Type="http://schemas.openxmlformats.org/officeDocument/2006/relationships/hyperlink" Target="http://46.191.174.57:8877/" TargetMode="External"/><Relationship Id="rId10" Type="http://schemas.openxmlformats.org/officeDocument/2006/relationships/hyperlink" Target="http://46.191.174.57:8877/" TargetMode="External"/><Relationship Id="rId31" Type="http://schemas.openxmlformats.org/officeDocument/2006/relationships/hyperlink" Target="http://46.191.174.57:8877/" TargetMode="External"/><Relationship Id="rId52" Type="http://schemas.openxmlformats.org/officeDocument/2006/relationships/hyperlink" Target="http://46.191.174.57:8877/" TargetMode="External"/><Relationship Id="rId73" Type="http://schemas.openxmlformats.org/officeDocument/2006/relationships/hyperlink" Target="http://46.191.174.57:8877/" TargetMode="External"/><Relationship Id="rId78" Type="http://schemas.openxmlformats.org/officeDocument/2006/relationships/hyperlink" Target="http://www.bashkirenergo.ru/" TargetMode="External"/><Relationship Id="rId94" Type="http://schemas.openxmlformats.org/officeDocument/2006/relationships/hyperlink" Target="http://46.191.174.57:8877/" TargetMode="External"/><Relationship Id="rId99" Type="http://schemas.openxmlformats.org/officeDocument/2006/relationships/hyperlink" Target="http://46.191.174.57:8877/" TargetMode="External"/><Relationship Id="rId101" Type="http://schemas.openxmlformats.org/officeDocument/2006/relationships/hyperlink" Target="http://46.191.174.57:8877/" TargetMode="External"/><Relationship Id="rId122" Type="http://schemas.openxmlformats.org/officeDocument/2006/relationships/hyperlink" Target="http://46.191.174.57:8877/" TargetMode="External"/><Relationship Id="rId143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yperlink" Target="http://46.191.174.57:8877/" TargetMode="External"/><Relationship Id="rId26" Type="http://schemas.openxmlformats.org/officeDocument/2006/relationships/hyperlink" Target="http://46.191.174.57:8877/" TargetMode="External"/><Relationship Id="rId47" Type="http://schemas.openxmlformats.org/officeDocument/2006/relationships/hyperlink" Target="http://46.191.174.57:8877/" TargetMode="External"/><Relationship Id="rId68" Type="http://schemas.openxmlformats.org/officeDocument/2006/relationships/hyperlink" Target="http://46.191.174.57:8877/" TargetMode="External"/><Relationship Id="rId89" Type="http://schemas.openxmlformats.org/officeDocument/2006/relationships/hyperlink" Target="http://46.191.174.57:8877/" TargetMode="External"/><Relationship Id="rId112" Type="http://schemas.openxmlformats.org/officeDocument/2006/relationships/hyperlink" Target="http://46.191.174.57:8877/" TargetMode="External"/><Relationship Id="rId133" Type="http://schemas.openxmlformats.org/officeDocument/2006/relationships/hyperlink" Target="http://46.191.174.57:8877/" TargetMode="External"/><Relationship Id="rId16" Type="http://schemas.openxmlformats.org/officeDocument/2006/relationships/hyperlink" Target="http://46.191.174.57:887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6425</Words>
  <Characters>36627</Characters>
  <Application>Microsoft Office Word</Application>
  <DocSecurity>0</DocSecurity>
  <Lines>305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Анна Борисовна</dc:creator>
  <cp:keywords/>
  <dc:description/>
  <cp:lastModifiedBy>Шредер Олеся Васильевна</cp:lastModifiedBy>
  <cp:revision>2</cp:revision>
  <dcterms:created xsi:type="dcterms:W3CDTF">2026-04-07T06:43:00Z</dcterms:created>
  <dcterms:modified xsi:type="dcterms:W3CDTF">2026-04-07T06:43:00Z</dcterms:modified>
</cp:coreProperties>
</file>